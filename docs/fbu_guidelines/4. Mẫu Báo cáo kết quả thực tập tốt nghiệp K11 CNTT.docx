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421619477"/>
        <w:tag w:val="goog_rdk_5"/>
      </w:sdtPr>
      <w:sdtContent>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before="0" w:line="240" w:lineRule="auto"/>
            <w:ind w:left="0" w:hanging="3"/>
            <w:jc w:val="left"/>
            <w:rPr>
              <w:ins w:author="Quyền Linh Pham van" w:id="0" w:date="2026-02-02T14:44:37Z"/>
              <w:del w:author="Huyen Vu" w:id="1" w:date="2026-02-05T01:30:03Z"/>
              <w:b w:val="1"/>
              <w:bCs w:val="1"/>
              <w:smallCaps w:val="1"/>
              <w:sz w:val="30"/>
              <w:szCs w:val="30"/>
              <w:rPrChange w:author="Tùng Dương Lê" w:id="2" w:date="2026-03-22T10:03:46Z">
                <w:rPr>
                  <w:rFonts w:ascii="Arial" w:cs="Arial" w:eastAsia="Arial" w:hAnsi="Arial"/>
                  <w:b w:val="0"/>
                  <w:bCs w:val="0"/>
                  <w:i w:val="0"/>
                  <w:iCs w:val="0"/>
                  <w:smallCaps w:val="0"/>
                  <w:strike w:val="0"/>
                  <w:color w:val="000000"/>
                  <w:sz w:val="22"/>
                  <w:szCs w:val="22"/>
                  <w:u w:val="none"/>
                  <w:shd w:fill="auto" w:val="clear"/>
                  <w:vertAlign w:val="baseline"/>
                </w:rPr>
              </w:rPrChange>
            </w:rPr>
            <w:pPrChange w:author="Alpharius" w:id="0" w:date="2026-02-03T17:54:28Z">
              <w:pPr>
                <w:pBdr>
                  <w:top w:space="0" w:sz="0" w:val="nil"/>
                  <w:left w:space="0" w:sz="0" w:val="nil"/>
                  <w:bottom w:space="0" w:sz="0" w:val="nil"/>
                  <w:right w:space="0" w:sz="0" w:val="nil"/>
                  <w:between w:space="0" w:sz="0" w:val="nil"/>
                </w:pBdr>
                <w:spacing w:after="0" w:before="0" w:line="240" w:lineRule="auto"/>
                <w:ind w:left="0" w:hanging="3"/>
                <w:jc w:val="center"/>
              </w:pPr>
            </w:pPrChange>
          </w:pPr>
          <w:sdt>
            <w:sdtPr>
              <w:id w:val="-733767492"/>
              <w:tag w:val="goog_rdk_2"/>
            </w:sdtPr>
            <w:sdtContent>
              <w:ins w:author="Quyền Linh Pham van" w:id="0" w:date="2026-02-02T14:44:37Z">
                <w:sdt>
                  <w:sdtPr>
                    <w:id w:val="-110441046"/>
                    <w:tag w:val="goog_rdk_3"/>
                  </w:sdtPr>
                  <w:sdtContent>
                    <w:del w:author="Huyen Vu" w:id="1" w:date="2026-02-05T01:30:03Z"/>
                  </w:sdtContent>
                </w:sdt>
              </w:ins>
              <w:sdt>
                <w:sdtPr>
                  <w:id w:val="-24485727"/>
                  <w:tag w:val="goog_rdk_4"/>
                </w:sdtPr>
                <w:sdtContent>
                  <w:ins w:author="Quyền Linh Pham van" w:id="0" w:date="2026-02-02T14:44:37Z">
                    <w:del w:author="Huyen Vu" w:id="1" w:date="2026-02-05T01:30:03Z">
                      <w:r w:rsidDel="00000000" w:rsidR="00000000" w:rsidRPr="00000000">
                        <w:rPr>
                          <w:rtl w:val="0"/>
                        </w:rPr>
                      </w:r>
                    </w:del>
                  </w:ins>
                </w:sdtContent>
              </w:sdt>
              <w:ins w:author="Quyền Linh Pham van" w:id="0" w:date="2026-02-02T14:44:37Z">
                <w:del w:author="Huyen Vu" w:id="1" w:date="2026-02-05T01:30:03Z"/>
              </w:ins>
            </w:sdtContent>
          </w:sdt>
        </w:p>
      </w:sdtContent>
    </w:sdt>
    <w:sdt>
      <w:sdtPr>
        <w:id w:val="-1144581090"/>
        <w:tag w:val="goog_rdk_10"/>
      </w:sdtPr>
      <w:sdtContent>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before="0" w:line="240" w:lineRule="auto"/>
            <w:ind w:left="0" w:hanging="3"/>
            <w:jc w:val="left"/>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Change w:author="Alpharius" w:id="0" w:date="2026-02-03T17:54:28Z">
              <w:pPr>
                <w:pBdr>
                  <w:top w:space="0" w:sz="0" w:val="nil"/>
                  <w:left w:space="0" w:sz="0" w:val="nil"/>
                  <w:bottom w:space="0" w:sz="0" w:val="nil"/>
                  <w:right w:space="0" w:sz="0" w:val="nil"/>
                  <w:between w:space="0" w:sz="0" w:val="nil"/>
                </w:pBdr>
                <w:spacing w:after="0" w:before="0" w:line="240" w:lineRule="auto"/>
                <w:ind w:left="0" w:hanging="3"/>
                <w:jc w:val="center"/>
              </w:pPr>
            </w:pPrChange>
          </w:pPr>
          <w:sdt>
            <w:sdtPr>
              <w:id w:val="-1958701657"/>
              <w:tag w:val="goog_rdk_7"/>
            </w:sdtPr>
            <w:sdtContent>
              <w:ins w:author="Quyền Linh Pham van" w:id="0" w:date="2026-02-02T14:44:37Z">
                <w:sdt>
                  <w:sdtPr>
                    <w:id w:val="178408268"/>
                    <w:tag w:val="goog_rdk_8"/>
                  </w:sdtPr>
                  <w:sdtContent>
                    <w:del w:author="Alpharius" w:id="4" w:date="2026-02-03T17:54:28Z"/>
                  </w:sdtContent>
                </w:sdt>
              </w:ins>
              <w:sdt>
                <w:sdtPr>
                  <w:id w:val="-2080326914"/>
                  <w:tag w:val="goog_rdk_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1840037"/>
        <w:tag w:val="goog_rdk_14"/>
      </w:sdtPr>
      <w:sdtContent>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1892887"/>
              <w:tag w:val="goog_rdk_11"/>
            </w:sdtPr>
            <w:sdtContent>
              <w:ins w:author="Quyền Linh Pham van" w:id="0" w:date="2026-02-02T14:44:37Z">
                <w:sdt>
                  <w:sdtPr>
                    <w:id w:val="192301425"/>
                    <w:tag w:val="goog_rdk_12"/>
                  </w:sdtPr>
                  <w:sdtContent>
                    <w:del w:author="Alpharius" w:id="4" w:date="2026-02-03T17:54:28Z"/>
                  </w:sdtContent>
                </w:sdt>
              </w:ins>
              <w:sdt>
                <w:sdtPr>
                  <w:id w:val="2030089786"/>
                  <w:tag w:val="goog_rdk_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72025140"/>
        <w:tag w:val="goog_rdk_18"/>
      </w:sdtPr>
      <w:sdtContent>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097274"/>
              <w:tag w:val="goog_rdk_15"/>
            </w:sdtPr>
            <w:sdtContent>
              <w:ins w:author="Quyền Linh Pham van" w:id="0" w:date="2026-02-02T14:44:37Z">
                <w:sdt>
                  <w:sdtPr>
                    <w:id w:val="1687712614"/>
                    <w:tag w:val="goog_rdk_16"/>
                  </w:sdtPr>
                  <w:sdtContent>
                    <w:del w:author="Alpharius" w:id="4" w:date="2026-02-03T17:54:28Z"/>
                  </w:sdtContent>
                </w:sdt>
              </w:ins>
              <w:sdt>
                <w:sdtPr>
                  <w:id w:val="-758445417"/>
                  <w:tag w:val="goog_rdk_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64725255"/>
        <w:tag w:val="goog_rdk_22"/>
      </w:sdtPr>
      <w:sdtContent>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0180636"/>
              <w:tag w:val="goog_rdk_19"/>
            </w:sdtPr>
            <w:sdtContent>
              <w:ins w:author="Quyền Linh Pham van" w:id="0" w:date="2026-02-02T14:44:37Z">
                <w:sdt>
                  <w:sdtPr>
                    <w:id w:val="-304533565"/>
                    <w:tag w:val="goog_rdk_20"/>
                  </w:sdtPr>
                  <w:sdtContent>
                    <w:del w:author="Alpharius" w:id="4" w:date="2026-02-03T17:54:28Z"/>
                  </w:sdtContent>
                </w:sdt>
              </w:ins>
              <w:sdt>
                <w:sdtPr>
                  <w:id w:val="693091782"/>
                  <w:tag w:val="goog_rdk_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46422739"/>
        <w:tag w:val="goog_rdk_26"/>
      </w:sdtPr>
      <w:sdtContent>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241200"/>
              <w:tag w:val="goog_rdk_23"/>
            </w:sdtPr>
            <w:sdtContent>
              <w:ins w:author="Quyền Linh Pham van" w:id="0" w:date="2026-02-02T14:44:37Z">
                <w:sdt>
                  <w:sdtPr>
                    <w:id w:val="-2117249867"/>
                    <w:tag w:val="goog_rdk_24"/>
                  </w:sdtPr>
                  <w:sdtContent>
                    <w:del w:author="Alpharius" w:id="4" w:date="2026-02-03T17:54:28Z"/>
                  </w:sdtContent>
                </w:sdt>
              </w:ins>
              <w:sdt>
                <w:sdtPr>
                  <w:id w:val="-1308378025"/>
                  <w:tag w:val="goog_rdk_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62674551"/>
        <w:tag w:val="goog_rdk_30"/>
      </w:sdtPr>
      <w:sdtContent>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62901120"/>
              <w:tag w:val="goog_rdk_27"/>
            </w:sdtPr>
            <w:sdtContent>
              <w:ins w:author="Quyền Linh Pham van" w:id="0" w:date="2026-02-02T14:44:37Z">
                <w:sdt>
                  <w:sdtPr>
                    <w:id w:val="1881965437"/>
                    <w:tag w:val="goog_rdk_28"/>
                  </w:sdtPr>
                  <w:sdtContent>
                    <w:del w:author="Alpharius" w:id="4" w:date="2026-02-03T17:54:28Z"/>
                  </w:sdtContent>
                </w:sdt>
              </w:ins>
              <w:sdt>
                <w:sdtPr>
                  <w:id w:val="347398846"/>
                  <w:tag w:val="goog_rdk_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25111279"/>
        <w:tag w:val="goog_rdk_34"/>
      </w:sdtPr>
      <w:sdtContent>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81292903"/>
              <w:tag w:val="goog_rdk_31"/>
            </w:sdtPr>
            <w:sdtContent>
              <w:ins w:author="Quyền Linh Pham van" w:id="0" w:date="2026-02-02T14:44:37Z">
                <w:sdt>
                  <w:sdtPr>
                    <w:id w:val="-102322860"/>
                    <w:tag w:val="goog_rdk_32"/>
                  </w:sdtPr>
                  <w:sdtContent>
                    <w:del w:author="Alpharius" w:id="4" w:date="2026-02-03T17:54:28Z"/>
                  </w:sdtContent>
                </w:sdt>
              </w:ins>
              <w:sdt>
                <w:sdtPr>
                  <w:id w:val="-1141164945"/>
                  <w:tag w:val="goog_rdk_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54263894"/>
        <w:tag w:val="goog_rdk_38"/>
      </w:sdtPr>
      <w:sdtContent>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1322363"/>
              <w:tag w:val="goog_rdk_35"/>
            </w:sdtPr>
            <w:sdtContent>
              <w:ins w:author="Quyền Linh Pham van" w:id="0" w:date="2026-02-02T14:44:37Z">
                <w:sdt>
                  <w:sdtPr>
                    <w:id w:val="-698619665"/>
                    <w:tag w:val="goog_rdk_36"/>
                  </w:sdtPr>
                  <w:sdtContent>
                    <w:del w:author="Alpharius" w:id="4" w:date="2026-02-03T17:54:28Z"/>
                  </w:sdtContent>
                </w:sdt>
              </w:ins>
              <w:sdt>
                <w:sdtPr>
                  <w:id w:val="334778596"/>
                  <w:tag w:val="goog_rdk_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74381127"/>
        <w:tag w:val="goog_rdk_42"/>
      </w:sdtPr>
      <w:sdtContent>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25676061"/>
              <w:tag w:val="goog_rdk_39"/>
            </w:sdtPr>
            <w:sdtContent>
              <w:ins w:author="Quyền Linh Pham van" w:id="0" w:date="2026-02-02T14:44:37Z">
                <w:sdt>
                  <w:sdtPr>
                    <w:id w:val="1492780049"/>
                    <w:tag w:val="goog_rdk_40"/>
                  </w:sdtPr>
                  <w:sdtContent>
                    <w:del w:author="Alpharius" w:id="4" w:date="2026-02-03T17:54:28Z"/>
                  </w:sdtContent>
                </w:sdt>
              </w:ins>
              <w:sdt>
                <w:sdtPr>
                  <w:id w:val="-467112182"/>
                  <w:tag w:val="goog_rdk_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43248902"/>
        <w:tag w:val="goog_rdk_46"/>
      </w:sdtPr>
      <w:sdtContent>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12136106"/>
              <w:tag w:val="goog_rdk_43"/>
            </w:sdtPr>
            <w:sdtContent>
              <w:ins w:author="Quyền Linh Pham van" w:id="0" w:date="2026-02-02T14:44:37Z">
                <w:sdt>
                  <w:sdtPr>
                    <w:id w:val="-1830321345"/>
                    <w:tag w:val="goog_rdk_44"/>
                  </w:sdtPr>
                  <w:sdtContent>
                    <w:del w:author="Alpharius" w:id="4" w:date="2026-02-03T17:54:28Z"/>
                  </w:sdtContent>
                </w:sdt>
              </w:ins>
              <w:sdt>
                <w:sdtPr>
                  <w:id w:val="1763077879"/>
                  <w:tag w:val="goog_rdk_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12838820"/>
        <w:tag w:val="goog_rdk_50"/>
      </w:sdtPr>
      <w:sdtContent>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89489794"/>
              <w:tag w:val="goog_rdk_47"/>
            </w:sdtPr>
            <w:sdtContent>
              <w:ins w:author="Quyền Linh Pham van" w:id="0" w:date="2026-02-02T14:44:37Z">
                <w:sdt>
                  <w:sdtPr>
                    <w:id w:val="-678169481"/>
                    <w:tag w:val="goog_rdk_48"/>
                  </w:sdtPr>
                  <w:sdtContent>
                    <w:del w:author="Alpharius" w:id="4" w:date="2026-02-03T17:54:28Z"/>
                  </w:sdtContent>
                </w:sdt>
              </w:ins>
              <w:sdt>
                <w:sdtPr>
                  <w:id w:val="1261357468"/>
                  <w:tag w:val="goog_rdk_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26750878"/>
        <w:tag w:val="goog_rdk_54"/>
      </w:sdtPr>
      <w:sdtContent>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53297119"/>
              <w:tag w:val="goog_rdk_51"/>
            </w:sdtPr>
            <w:sdtContent>
              <w:ins w:author="Quyền Linh Pham van" w:id="0" w:date="2026-02-02T14:44:37Z">
                <w:sdt>
                  <w:sdtPr>
                    <w:id w:val="1665254917"/>
                    <w:tag w:val="goog_rdk_52"/>
                  </w:sdtPr>
                  <w:sdtContent>
                    <w:del w:author="Alpharius" w:id="4" w:date="2026-02-03T17:54:28Z"/>
                  </w:sdtContent>
                </w:sdt>
              </w:ins>
              <w:sdt>
                <w:sdtPr>
                  <w:id w:val="473657185"/>
                  <w:tag w:val="goog_rdk_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79797499"/>
        <w:tag w:val="goog_rdk_58"/>
      </w:sdtPr>
      <w:sdtContent>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9415249"/>
              <w:tag w:val="goog_rdk_55"/>
            </w:sdtPr>
            <w:sdtContent>
              <w:ins w:author="Quyền Linh Pham van" w:id="0" w:date="2026-02-02T14:44:37Z">
                <w:sdt>
                  <w:sdtPr>
                    <w:id w:val="-1171911569"/>
                    <w:tag w:val="goog_rdk_56"/>
                  </w:sdtPr>
                  <w:sdtContent>
                    <w:del w:author="Alpharius" w:id="4" w:date="2026-02-03T17:54:28Z"/>
                  </w:sdtContent>
                </w:sdt>
              </w:ins>
              <w:sdt>
                <w:sdtPr>
                  <w:id w:val="-1114317929"/>
                  <w:tag w:val="goog_rdk_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18729029"/>
        <w:tag w:val="goog_rdk_62"/>
      </w:sdtPr>
      <w:sdtContent>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22616838"/>
              <w:tag w:val="goog_rdk_59"/>
            </w:sdtPr>
            <w:sdtContent>
              <w:ins w:author="Quyền Linh Pham van" w:id="0" w:date="2026-02-02T14:44:37Z">
                <w:sdt>
                  <w:sdtPr>
                    <w:id w:val="1271848411"/>
                    <w:tag w:val="goog_rdk_60"/>
                  </w:sdtPr>
                  <w:sdtContent>
                    <w:del w:author="Alpharius" w:id="4" w:date="2026-02-03T17:54:28Z"/>
                  </w:sdtContent>
                </w:sdt>
              </w:ins>
              <w:sdt>
                <w:sdtPr>
                  <w:id w:val="1632825598"/>
                  <w:tag w:val="goog_rdk_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43536414"/>
        <w:tag w:val="goog_rdk_66"/>
      </w:sdtPr>
      <w:sdtContent>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9781772"/>
              <w:tag w:val="goog_rdk_63"/>
            </w:sdtPr>
            <w:sdtContent>
              <w:ins w:author="Quyền Linh Pham van" w:id="0" w:date="2026-02-02T14:44:37Z">
                <w:sdt>
                  <w:sdtPr>
                    <w:id w:val="1130445468"/>
                    <w:tag w:val="goog_rdk_64"/>
                  </w:sdtPr>
                  <w:sdtContent>
                    <w:del w:author="Alpharius" w:id="4" w:date="2026-02-03T17:54:28Z"/>
                  </w:sdtContent>
                </w:sdt>
              </w:ins>
              <w:sdt>
                <w:sdtPr>
                  <w:id w:val="-1289592654"/>
                  <w:tag w:val="goog_rdk_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17419936"/>
        <w:tag w:val="goog_rdk_70"/>
      </w:sdtPr>
      <w:sdtContent>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57652552"/>
              <w:tag w:val="goog_rdk_67"/>
            </w:sdtPr>
            <w:sdtContent>
              <w:ins w:author="Quyền Linh Pham van" w:id="0" w:date="2026-02-02T14:44:37Z">
                <w:sdt>
                  <w:sdtPr>
                    <w:id w:val="1747690187"/>
                    <w:tag w:val="goog_rdk_68"/>
                  </w:sdtPr>
                  <w:sdtContent>
                    <w:del w:author="Alpharius" w:id="4" w:date="2026-02-03T17:54:28Z"/>
                  </w:sdtContent>
                </w:sdt>
              </w:ins>
              <w:sdt>
                <w:sdtPr>
                  <w:id w:val="-624053741"/>
                  <w:tag w:val="goog_rdk_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0283753"/>
        <w:tag w:val="goog_rdk_74"/>
      </w:sdtPr>
      <w:sdtContent>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59364234"/>
              <w:tag w:val="goog_rdk_71"/>
            </w:sdtPr>
            <w:sdtContent>
              <w:ins w:author="Quyền Linh Pham van" w:id="0" w:date="2026-02-02T14:44:37Z">
                <w:sdt>
                  <w:sdtPr>
                    <w:id w:val="-314389554"/>
                    <w:tag w:val="goog_rdk_72"/>
                  </w:sdtPr>
                  <w:sdtContent>
                    <w:del w:author="Alpharius" w:id="4" w:date="2026-02-03T17:54:28Z"/>
                  </w:sdtContent>
                </w:sdt>
              </w:ins>
              <w:sdt>
                <w:sdtPr>
                  <w:id w:val="1192964392"/>
                  <w:tag w:val="goog_rdk_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26011814"/>
        <w:tag w:val="goog_rdk_78"/>
      </w:sdtPr>
      <w:sdtContent>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3967682"/>
              <w:tag w:val="goog_rdk_75"/>
            </w:sdtPr>
            <w:sdtContent>
              <w:ins w:author="Quyền Linh Pham van" w:id="0" w:date="2026-02-02T14:44:37Z">
                <w:sdt>
                  <w:sdtPr>
                    <w:id w:val="-660463543"/>
                    <w:tag w:val="goog_rdk_76"/>
                  </w:sdtPr>
                  <w:sdtContent>
                    <w:del w:author="Alpharius" w:id="4" w:date="2026-02-03T17:54:28Z"/>
                  </w:sdtContent>
                </w:sdt>
              </w:ins>
              <w:sdt>
                <w:sdtPr>
                  <w:id w:val="-1684057997"/>
                  <w:tag w:val="goog_rdk_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91353247"/>
        <w:tag w:val="goog_rdk_82"/>
      </w:sdtPr>
      <w:sdtContent>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89896019"/>
              <w:tag w:val="goog_rdk_79"/>
            </w:sdtPr>
            <w:sdtContent>
              <w:ins w:author="Quyền Linh Pham van" w:id="0" w:date="2026-02-02T14:44:37Z">
                <w:sdt>
                  <w:sdtPr>
                    <w:id w:val="-1126566123"/>
                    <w:tag w:val="goog_rdk_80"/>
                  </w:sdtPr>
                  <w:sdtContent>
                    <w:del w:author="Alpharius" w:id="4" w:date="2026-02-03T17:54:28Z"/>
                  </w:sdtContent>
                </w:sdt>
              </w:ins>
              <w:sdt>
                <w:sdtPr>
                  <w:id w:val="1540181199"/>
                  <w:tag w:val="goog_rdk_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16150172"/>
        <w:tag w:val="goog_rdk_86"/>
      </w:sdtPr>
      <w:sdtContent>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04048422"/>
              <w:tag w:val="goog_rdk_83"/>
            </w:sdtPr>
            <w:sdtContent>
              <w:ins w:author="Quyền Linh Pham van" w:id="0" w:date="2026-02-02T14:44:37Z">
                <w:sdt>
                  <w:sdtPr>
                    <w:id w:val="1106356779"/>
                    <w:tag w:val="goog_rdk_84"/>
                  </w:sdtPr>
                  <w:sdtContent>
                    <w:del w:author="Alpharius" w:id="4" w:date="2026-02-03T17:54:28Z"/>
                  </w:sdtContent>
                </w:sdt>
              </w:ins>
              <w:sdt>
                <w:sdtPr>
                  <w:id w:val="1898322944"/>
                  <w:tag w:val="goog_rdk_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99516888"/>
        <w:tag w:val="goog_rdk_90"/>
      </w:sdtPr>
      <w:sdtContent>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48851722"/>
              <w:tag w:val="goog_rdk_87"/>
            </w:sdtPr>
            <w:sdtContent>
              <w:ins w:author="Quyền Linh Pham van" w:id="0" w:date="2026-02-02T14:44:37Z">
                <w:sdt>
                  <w:sdtPr>
                    <w:id w:val="-49545910"/>
                    <w:tag w:val="goog_rdk_88"/>
                  </w:sdtPr>
                  <w:sdtContent>
                    <w:del w:author="Alpharius" w:id="4" w:date="2026-02-03T17:54:28Z"/>
                  </w:sdtContent>
                </w:sdt>
              </w:ins>
              <w:sdt>
                <w:sdtPr>
                  <w:id w:val="-299371505"/>
                  <w:tag w:val="goog_rdk_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06851839"/>
        <w:tag w:val="goog_rdk_94"/>
      </w:sdtPr>
      <w:sdtContent>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34597450"/>
              <w:tag w:val="goog_rdk_91"/>
            </w:sdtPr>
            <w:sdtContent>
              <w:ins w:author="Quyền Linh Pham van" w:id="0" w:date="2026-02-02T14:44:37Z">
                <w:sdt>
                  <w:sdtPr>
                    <w:id w:val="1490059414"/>
                    <w:tag w:val="goog_rdk_92"/>
                  </w:sdtPr>
                  <w:sdtContent>
                    <w:del w:author="Alpharius" w:id="4" w:date="2026-02-03T17:54:28Z"/>
                  </w:sdtContent>
                </w:sdt>
              </w:ins>
              <w:sdt>
                <w:sdtPr>
                  <w:id w:val="1003419559"/>
                  <w:tag w:val="goog_rdk_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6980283"/>
        <w:tag w:val="goog_rdk_98"/>
      </w:sdtPr>
      <w:sdtContent>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9245560"/>
              <w:tag w:val="goog_rdk_95"/>
            </w:sdtPr>
            <w:sdtContent>
              <w:ins w:author="Quyền Linh Pham van" w:id="0" w:date="2026-02-02T14:44:37Z">
                <w:sdt>
                  <w:sdtPr>
                    <w:id w:val="2094847292"/>
                    <w:tag w:val="goog_rdk_96"/>
                  </w:sdtPr>
                  <w:sdtContent>
                    <w:del w:author="Alpharius" w:id="4" w:date="2026-02-03T17:54:28Z"/>
                  </w:sdtContent>
                </w:sdt>
              </w:ins>
              <w:sdt>
                <w:sdtPr>
                  <w:id w:val="-2007904034"/>
                  <w:tag w:val="goog_rdk_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26751020"/>
        <w:tag w:val="goog_rdk_102"/>
      </w:sdtPr>
      <w:sdtContent>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9608512"/>
              <w:tag w:val="goog_rdk_99"/>
            </w:sdtPr>
            <w:sdtContent>
              <w:ins w:author="Quyền Linh Pham van" w:id="0" w:date="2026-02-02T14:44:37Z">
                <w:sdt>
                  <w:sdtPr>
                    <w:id w:val="-825423985"/>
                    <w:tag w:val="goog_rdk_100"/>
                  </w:sdtPr>
                  <w:sdtContent>
                    <w:del w:author="Alpharius" w:id="4" w:date="2026-02-03T17:54:28Z"/>
                  </w:sdtContent>
                </w:sdt>
              </w:ins>
              <w:sdt>
                <w:sdtPr>
                  <w:id w:val="-208975180"/>
                  <w:tag w:val="goog_rdk_1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60874692"/>
        <w:tag w:val="goog_rdk_106"/>
      </w:sdtPr>
      <w:sdtContent>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29951569"/>
              <w:tag w:val="goog_rdk_103"/>
            </w:sdtPr>
            <w:sdtContent>
              <w:ins w:author="Quyền Linh Pham van" w:id="0" w:date="2026-02-02T14:44:37Z">
                <w:sdt>
                  <w:sdtPr>
                    <w:id w:val="-1778227098"/>
                    <w:tag w:val="goog_rdk_104"/>
                  </w:sdtPr>
                  <w:sdtContent>
                    <w:del w:author="Alpharius" w:id="4" w:date="2026-02-03T17:54:28Z"/>
                  </w:sdtContent>
                </w:sdt>
              </w:ins>
              <w:sdt>
                <w:sdtPr>
                  <w:id w:val="-999018411"/>
                  <w:tag w:val="goog_rdk_1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61298823"/>
        <w:tag w:val="goog_rdk_110"/>
      </w:sdtPr>
      <w:sdtContent>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4994923"/>
              <w:tag w:val="goog_rdk_107"/>
            </w:sdtPr>
            <w:sdtContent>
              <w:ins w:author="Quyền Linh Pham van" w:id="0" w:date="2026-02-02T14:44:37Z">
                <w:sdt>
                  <w:sdtPr>
                    <w:id w:val="-1435202598"/>
                    <w:tag w:val="goog_rdk_108"/>
                  </w:sdtPr>
                  <w:sdtContent>
                    <w:del w:author="Alpharius" w:id="4" w:date="2026-02-03T17:54:28Z"/>
                  </w:sdtContent>
                </w:sdt>
              </w:ins>
              <w:sdt>
                <w:sdtPr>
                  <w:id w:val="1668219618"/>
                  <w:tag w:val="goog_rdk_1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93022004"/>
        <w:tag w:val="goog_rdk_114"/>
      </w:sdtPr>
      <w:sdtContent>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0385416"/>
              <w:tag w:val="goog_rdk_111"/>
            </w:sdtPr>
            <w:sdtContent>
              <w:ins w:author="Quyền Linh Pham van" w:id="0" w:date="2026-02-02T14:44:37Z">
                <w:sdt>
                  <w:sdtPr>
                    <w:id w:val="-1060609176"/>
                    <w:tag w:val="goog_rdk_112"/>
                  </w:sdtPr>
                  <w:sdtContent>
                    <w:del w:author="Alpharius" w:id="4" w:date="2026-02-03T17:54:28Z"/>
                  </w:sdtContent>
                </w:sdt>
              </w:ins>
              <w:sdt>
                <w:sdtPr>
                  <w:id w:val="-349090544"/>
                  <w:tag w:val="goog_rdk_1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51282488"/>
        <w:tag w:val="goog_rdk_118"/>
      </w:sdtPr>
      <w:sdtContent>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2249718"/>
              <w:tag w:val="goog_rdk_115"/>
            </w:sdtPr>
            <w:sdtContent>
              <w:ins w:author="Quyền Linh Pham van" w:id="0" w:date="2026-02-02T14:44:37Z">
                <w:sdt>
                  <w:sdtPr>
                    <w:id w:val="-1595566243"/>
                    <w:tag w:val="goog_rdk_116"/>
                  </w:sdtPr>
                  <w:sdtContent>
                    <w:del w:author="Alpharius" w:id="4" w:date="2026-02-03T17:54:28Z"/>
                  </w:sdtContent>
                </w:sdt>
              </w:ins>
              <w:sdt>
                <w:sdtPr>
                  <w:id w:val="-1374902855"/>
                  <w:tag w:val="goog_rdk_1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06326117"/>
        <w:tag w:val="goog_rdk_122"/>
      </w:sdtPr>
      <w:sdtContent>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2707277"/>
              <w:tag w:val="goog_rdk_119"/>
            </w:sdtPr>
            <w:sdtContent>
              <w:ins w:author="Quyền Linh Pham van" w:id="0" w:date="2026-02-02T14:44:37Z">
                <w:sdt>
                  <w:sdtPr>
                    <w:id w:val="1384812642"/>
                    <w:tag w:val="goog_rdk_120"/>
                  </w:sdtPr>
                  <w:sdtContent>
                    <w:del w:author="Alpharius" w:id="4" w:date="2026-02-03T17:54:28Z"/>
                  </w:sdtContent>
                </w:sdt>
              </w:ins>
              <w:sdt>
                <w:sdtPr>
                  <w:id w:val="-344217713"/>
                  <w:tag w:val="goog_rdk_1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41071628"/>
        <w:tag w:val="goog_rdk_126"/>
      </w:sdtPr>
      <w:sdtContent>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32790922"/>
              <w:tag w:val="goog_rdk_123"/>
            </w:sdtPr>
            <w:sdtContent>
              <w:ins w:author="Quyền Linh Pham van" w:id="0" w:date="2026-02-02T14:44:37Z">
                <w:sdt>
                  <w:sdtPr>
                    <w:id w:val="1798559813"/>
                    <w:tag w:val="goog_rdk_124"/>
                  </w:sdtPr>
                  <w:sdtContent>
                    <w:del w:author="Alpharius" w:id="4" w:date="2026-02-03T17:54:28Z"/>
                  </w:sdtContent>
                </w:sdt>
              </w:ins>
              <w:sdt>
                <w:sdtPr>
                  <w:id w:val="1248162052"/>
                  <w:tag w:val="goog_rdk_1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7095832"/>
        <w:tag w:val="goog_rdk_130"/>
      </w:sdtPr>
      <w:sdtContent>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5636993"/>
              <w:tag w:val="goog_rdk_127"/>
            </w:sdtPr>
            <w:sdtContent>
              <w:ins w:author="Quyền Linh Pham van" w:id="0" w:date="2026-02-02T14:44:37Z">
                <w:sdt>
                  <w:sdtPr>
                    <w:id w:val="877381062"/>
                    <w:tag w:val="goog_rdk_128"/>
                  </w:sdtPr>
                  <w:sdtContent>
                    <w:del w:author="Alpharius" w:id="4" w:date="2026-02-03T17:54:28Z"/>
                  </w:sdtContent>
                </w:sdt>
              </w:ins>
              <w:sdt>
                <w:sdtPr>
                  <w:id w:val="868511820"/>
                  <w:tag w:val="goog_rdk_1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56178113"/>
        <w:tag w:val="goog_rdk_134"/>
      </w:sdtPr>
      <w:sdtContent>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98596620"/>
              <w:tag w:val="goog_rdk_131"/>
            </w:sdtPr>
            <w:sdtContent>
              <w:ins w:author="Quyền Linh Pham van" w:id="0" w:date="2026-02-02T14:44:37Z">
                <w:sdt>
                  <w:sdtPr>
                    <w:id w:val="1313052000"/>
                    <w:tag w:val="goog_rdk_132"/>
                  </w:sdtPr>
                  <w:sdtContent>
                    <w:del w:author="Alpharius" w:id="4" w:date="2026-02-03T17:54:28Z"/>
                  </w:sdtContent>
                </w:sdt>
              </w:ins>
              <w:sdt>
                <w:sdtPr>
                  <w:id w:val="1602457214"/>
                  <w:tag w:val="goog_rdk_1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98647830"/>
        <w:tag w:val="goog_rdk_138"/>
      </w:sdtPr>
      <w:sdtContent>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44420726"/>
              <w:tag w:val="goog_rdk_135"/>
            </w:sdtPr>
            <w:sdtContent>
              <w:ins w:author="Quyền Linh Pham van" w:id="0" w:date="2026-02-02T14:44:37Z">
                <w:sdt>
                  <w:sdtPr>
                    <w:id w:val="-416324544"/>
                    <w:tag w:val="goog_rdk_136"/>
                  </w:sdtPr>
                  <w:sdtContent>
                    <w:del w:author="Alpharius" w:id="4" w:date="2026-02-03T17:54:28Z"/>
                  </w:sdtContent>
                </w:sdt>
              </w:ins>
              <w:sdt>
                <w:sdtPr>
                  <w:id w:val="1454833962"/>
                  <w:tag w:val="goog_rdk_1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01214308"/>
        <w:tag w:val="goog_rdk_142"/>
      </w:sdtPr>
      <w:sdtContent>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9422556"/>
              <w:tag w:val="goog_rdk_139"/>
            </w:sdtPr>
            <w:sdtContent>
              <w:ins w:author="Quyền Linh Pham van" w:id="0" w:date="2026-02-02T14:44:37Z">
                <w:sdt>
                  <w:sdtPr>
                    <w:id w:val="537048120"/>
                    <w:tag w:val="goog_rdk_140"/>
                  </w:sdtPr>
                  <w:sdtContent>
                    <w:del w:author="Alpharius" w:id="4" w:date="2026-02-03T17:54:28Z"/>
                  </w:sdtContent>
                </w:sdt>
              </w:ins>
              <w:sdt>
                <w:sdtPr>
                  <w:id w:val="856969980"/>
                  <w:tag w:val="goog_rdk_1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79886525"/>
        <w:tag w:val="goog_rdk_146"/>
      </w:sdtPr>
      <w:sdtContent>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5338874"/>
              <w:tag w:val="goog_rdk_143"/>
            </w:sdtPr>
            <w:sdtContent>
              <w:ins w:author="Quyền Linh Pham van" w:id="0" w:date="2026-02-02T14:44:37Z">
                <w:sdt>
                  <w:sdtPr>
                    <w:id w:val="215704544"/>
                    <w:tag w:val="goog_rdk_144"/>
                  </w:sdtPr>
                  <w:sdtContent>
                    <w:del w:author="Alpharius" w:id="4" w:date="2026-02-03T17:54:28Z"/>
                  </w:sdtContent>
                </w:sdt>
              </w:ins>
              <w:sdt>
                <w:sdtPr>
                  <w:id w:val="-537434288"/>
                  <w:tag w:val="goog_rdk_1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42163282"/>
        <w:tag w:val="goog_rdk_150"/>
      </w:sdtPr>
      <w:sdtContent>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22665044"/>
              <w:tag w:val="goog_rdk_147"/>
            </w:sdtPr>
            <w:sdtContent>
              <w:ins w:author="Quyền Linh Pham van" w:id="0" w:date="2026-02-02T14:44:37Z">
                <w:sdt>
                  <w:sdtPr>
                    <w:id w:val="19221997"/>
                    <w:tag w:val="goog_rdk_148"/>
                  </w:sdtPr>
                  <w:sdtContent>
                    <w:del w:author="Alpharius" w:id="4" w:date="2026-02-03T17:54:28Z"/>
                  </w:sdtContent>
                </w:sdt>
              </w:ins>
              <w:sdt>
                <w:sdtPr>
                  <w:id w:val="-979857090"/>
                  <w:tag w:val="goog_rdk_1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0560227"/>
        <w:tag w:val="goog_rdk_154"/>
      </w:sdtPr>
      <w:sdtContent>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62577124"/>
              <w:tag w:val="goog_rdk_151"/>
            </w:sdtPr>
            <w:sdtContent>
              <w:ins w:author="Quyền Linh Pham van" w:id="0" w:date="2026-02-02T14:44:37Z">
                <w:sdt>
                  <w:sdtPr>
                    <w:id w:val="-502730505"/>
                    <w:tag w:val="goog_rdk_152"/>
                  </w:sdtPr>
                  <w:sdtContent>
                    <w:del w:author="Alpharius" w:id="4" w:date="2026-02-03T17:54:28Z"/>
                  </w:sdtContent>
                </w:sdt>
              </w:ins>
              <w:sdt>
                <w:sdtPr>
                  <w:id w:val="1335491493"/>
                  <w:tag w:val="goog_rdk_1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86326104"/>
        <w:tag w:val="goog_rdk_158"/>
      </w:sdtPr>
      <w:sdtContent>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8127658"/>
              <w:tag w:val="goog_rdk_155"/>
            </w:sdtPr>
            <w:sdtContent>
              <w:ins w:author="Quyền Linh Pham van" w:id="0" w:date="2026-02-02T14:44:37Z">
                <w:sdt>
                  <w:sdtPr>
                    <w:id w:val="-959720021"/>
                    <w:tag w:val="goog_rdk_156"/>
                  </w:sdtPr>
                  <w:sdtContent>
                    <w:del w:author="Alpharius" w:id="4" w:date="2026-02-03T17:54:28Z"/>
                  </w:sdtContent>
                </w:sdt>
              </w:ins>
              <w:sdt>
                <w:sdtPr>
                  <w:id w:val="-1258226851"/>
                  <w:tag w:val="goog_rdk_1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43442209"/>
        <w:tag w:val="goog_rdk_162"/>
      </w:sdtPr>
      <w:sdtContent>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90089068"/>
              <w:tag w:val="goog_rdk_159"/>
            </w:sdtPr>
            <w:sdtContent>
              <w:ins w:author="Quyền Linh Pham van" w:id="0" w:date="2026-02-02T14:44:37Z">
                <w:sdt>
                  <w:sdtPr>
                    <w:id w:val="-1446405641"/>
                    <w:tag w:val="goog_rdk_160"/>
                  </w:sdtPr>
                  <w:sdtContent>
                    <w:del w:author="Alpharius" w:id="4" w:date="2026-02-03T17:54:28Z"/>
                  </w:sdtContent>
                </w:sdt>
              </w:ins>
              <w:sdt>
                <w:sdtPr>
                  <w:id w:val="-582349462"/>
                  <w:tag w:val="goog_rdk_1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17157944"/>
        <w:tag w:val="goog_rdk_166"/>
      </w:sdtPr>
      <w:sdtContent>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058907"/>
              <w:tag w:val="goog_rdk_163"/>
            </w:sdtPr>
            <w:sdtContent>
              <w:ins w:author="Quyền Linh Pham van" w:id="0" w:date="2026-02-02T14:44:37Z">
                <w:sdt>
                  <w:sdtPr>
                    <w:id w:val="-1413952154"/>
                    <w:tag w:val="goog_rdk_164"/>
                  </w:sdtPr>
                  <w:sdtContent>
                    <w:del w:author="Alpharius" w:id="4" w:date="2026-02-03T17:54:28Z"/>
                  </w:sdtContent>
                </w:sdt>
              </w:ins>
              <w:sdt>
                <w:sdtPr>
                  <w:id w:val="348951571"/>
                  <w:tag w:val="goog_rdk_1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24398818"/>
        <w:tag w:val="goog_rdk_170"/>
      </w:sdtPr>
      <w:sdtContent>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4953285"/>
              <w:tag w:val="goog_rdk_167"/>
            </w:sdtPr>
            <w:sdtContent>
              <w:ins w:author="Quyền Linh Pham van" w:id="0" w:date="2026-02-02T14:44:37Z">
                <w:sdt>
                  <w:sdtPr>
                    <w:id w:val="-263778916"/>
                    <w:tag w:val="goog_rdk_168"/>
                  </w:sdtPr>
                  <w:sdtContent>
                    <w:del w:author="Alpharius" w:id="4" w:date="2026-02-03T17:54:28Z"/>
                  </w:sdtContent>
                </w:sdt>
              </w:ins>
              <w:sdt>
                <w:sdtPr>
                  <w:id w:val="1716886294"/>
                  <w:tag w:val="goog_rdk_1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31228326"/>
        <w:tag w:val="goog_rdk_174"/>
      </w:sdtPr>
      <w:sdtContent>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94781325"/>
              <w:tag w:val="goog_rdk_171"/>
            </w:sdtPr>
            <w:sdtContent>
              <w:ins w:author="Quyền Linh Pham van" w:id="0" w:date="2026-02-02T14:44:37Z">
                <w:sdt>
                  <w:sdtPr>
                    <w:id w:val="1425804189"/>
                    <w:tag w:val="goog_rdk_172"/>
                  </w:sdtPr>
                  <w:sdtContent>
                    <w:del w:author="Alpharius" w:id="4" w:date="2026-02-03T17:54:28Z"/>
                  </w:sdtContent>
                </w:sdt>
              </w:ins>
              <w:sdt>
                <w:sdtPr>
                  <w:id w:val="419377189"/>
                  <w:tag w:val="goog_rdk_1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78502465"/>
        <w:tag w:val="goog_rdk_178"/>
      </w:sdtPr>
      <w:sdtContent>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57014534"/>
              <w:tag w:val="goog_rdk_175"/>
            </w:sdtPr>
            <w:sdtContent>
              <w:ins w:author="Quyền Linh Pham van" w:id="0" w:date="2026-02-02T14:44:37Z">
                <w:sdt>
                  <w:sdtPr>
                    <w:id w:val="-872192029"/>
                    <w:tag w:val="goog_rdk_176"/>
                  </w:sdtPr>
                  <w:sdtContent>
                    <w:del w:author="Alpharius" w:id="4" w:date="2026-02-03T17:54:28Z"/>
                  </w:sdtContent>
                </w:sdt>
              </w:ins>
              <w:sdt>
                <w:sdtPr>
                  <w:id w:val="-1005315024"/>
                  <w:tag w:val="goog_rdk_1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8571481"/>
        <w:tag w:val="goog_rdk_182"/>
      </w:sdtPr>
      <w:sdtContent>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50091233"/>
              <w:tag w:val="goog_rdk_179"/>
            </w:sdtPr>
            <w:sdtContent>
              <w:ins w:author="Quyền Linh Pham van" w:id="0" w:date="2026-02-02T14:44:37Z">
                <w:sdt>
                  <w:sdtPr>
                    <w:id w:val="-2110156550"/>
                    <w:tag w:val="goog_rdk_180"/>
                  </w:sdtPr>
                  <w:sdtContent>
                    <w:del w:author="Alpharius" w:id="4" w:date="2026-02-03T17:54:28Z"/>
                  </w:sdtContent>
                </w:sdt>
              </w:ins>
              <w:sdt>
                <w:sdtPr>
                  <w:id w:val="931530760"/>
                  <w:tag w:val="goog_rdk_1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45108223"/>
        <w:tag w:val="goog_rdk_186"/>
      </w:sdtPr>
      <w:sdtContent>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58896503"/>
              <w:tag w:val="goog_rdk_183"/>
            </w:sdtPr>
            <w:sdtContent>
              <w:ins w:author="Quyền Linh Pham van" w:id="0" w:date="2026-02-02T14:44:37Z">
                <w:sdt>
                  <w:sdtPr>
                    <w:id w:val="-589295864"/>
                    <w:tag w:val="goog_rdk_184"/>
                  </w:sdtPr>
                  <w:sdtContent>
                    <w:del w:author="Alpharius" w:id="4" w:date="2026-02-03T17:54:28Z"/>
                  </w:sdtContent>
                </w:sdt>
              </w:ins>
              <w:sdt>
                <w:sdtPr>
                  <w:id w:val="-1168221603"/>
                  <w:tag w:val="goog_rdk_1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46539698"/>
        <w:tag w:val="goog_rdk_190"/>
      </w:sdtPr>
      <w:sdtContent>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3699586"/>
              <w:tag w:val="goog_rdk_187"/>
            </w:sdtPr>
            <w:sdtContent>
              <w:ins w:author="Quyền Linh Pham van" w:id="0" w:date="2026-02-02T14:44:37Z">
                <w:sdt>
                  <w:sdtPr>
                    <w:id w:val="-437129996"/>
                    <w:tag w:val="goog_rdk_188"/>
                  </w:sdtPr>
                  <w:sdtContent>
                    <w:del w:author="Alpharius" w:id="4" w:date="2026-02-03T17:54:28Z"/>
                  </w:sdtContent>
                </w:sdt>
              </w:ins>
              <w:sdt>
                <w:sdtPr>
                  <w:id w:val="-1042261730"/>
                  <w:tag w:val="goog_rdk_1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65009805"/>
        <w:tag w:val="goog_rdk_194"/>
      </w:sdtPr>
      <w:sdtContent>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5841068"/>
              <w:tag w:val="goog_rdk_191"/>
            </w:sdtPr>
            <w:sdtContent>
              <w:ins w:author="Quyền Linh Pham van" w:id="0" w:date="2026-02-02T14:44:37Z">
                <w:sdt>
                  <w:sdtPr>
                    <w:id w:val="-1200545206"/>
                    <w:tag w:val="goog_rdk_192"/>
                  </w:sdtPr>
                  <w:sdtContent>
                    <w:del w:author="Alpharius" w:id="4" w:date="2026-02-03T17:54:28Z"/>
                  </w:sdtContent>
                </w:sdt>
              </w:ins>
              <w:sdt>
                <w:sdtPr>
                  <w:id w:val="-1207084215"/>
                  <w:tag w:val="goog_rdk_1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28062435"/>
        <w:tag w:val="goog_rdk_198"/>
      </w:sdtPr>
      <w:sdtContent>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489272"/>
              <w:tag w:val="goog_rdk_195"/>
            </w:sdtPr>
            <w:sdtContent>
              <w:ins w:author="Quyền Linh Pham van" w:id="0" w:date="2026-02-02T14:44:37Z">
                <w:sdt>
                  <w:sdtPr>
                    <w:id w:val="-1636682437"/>
                    <w:tag w:val="goog_rdk_196"/>
                  </w:sdtPr>
                  <w:sdtContent>
                    <w:del w:author="Alpharius" w:id="4" w:date="2026-02-03T17:54:28Z"/>
                  </w:sdtContent>
                </w:sdt>
              </w:ins>
              <w:sdt>
                <w:sdtPr>
                  <w:id w:val="-282978496"/>
                  <w:tag w:val="goog_rdk_1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0110956"/>
        <w:tag w:val="goog_rdk_202"/>
      </w:sdtPr>
      <w:sdtContent>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5141105"/>
              <w:tag w:val="goog_rdk_199"/>
            </w:sdtPr>
            <w:sdtContent>
              <w:ins w:author="Quyền Linh Pham van" w:id="0" w:date="2026-02-02T14:44:37Z">
                <w:sdt>
                  <w:sdtPr>
                    <w:id w:val="-1151109625"/>
                    <w:tag w:val="goog_rdk_200"/>
                  </w:sdtPr>
                  <w:sdtContent>
                    <w:del w:author="Alpharius" w:id="4" w:date="2026-02-03T17:54:28Z"/>
                  </w:sdtContent>
                </w:sdt>
              </w:ins>
              <w:sdt>
                <w:sdtPr>
                  <w:id w:val="-977905093"/>
                  <w:tag w:val="goog_rdk_2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60528943"/>
        <w:tag w:val="goog_rdk_206"/>
      </w:sdtPr>
      <w:sdtContent>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5619827"/>
              <w:tag w:val="goog_rdk_203"/>
            </w:sdtPr>
            <w:sdtContent>
              <w:ins w:author="Quyền Linh Pham van" w:id="0" w:date="2026-02-02T14:44:37Z">
                <w:sdt>
                  <w:sdtPr>
                    <w:id w:val="-1672378170"/>
                    <w:tag w:val="goog_rdk_204"/>
                  </w:sdtPr>
                  <w:sdtContent>
                    <w:del w:author="Alpharius" w:id="4" w:date="2026-02-03T17:54:28Z"/>
                  </w:sdtContent>
                </w:sdt>
              </w:ins>
              <w:sdt>
                <w:sdtPr>
                  <w:id w:val="-593055844"/>
                  <w:tag w:val="goog_rdk_2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79573965"/>
        <w:tag w:val="goog_rdk_210"/>
      </w:sdtPr>
      <w:sdtContent>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00121668"/>
              <w:tag w:val="goog_rdk_207"/>
            </w:sdtPr>
            <w:sdtContent>
              <w:ins w:author="Quyền Linh Pham van" w:id="0" w:date="2026-02-02T14:44:37Z">
                <w:sdt>
                  <w:sdtPr>
                    <w:id w:val="-671407549"/>
                    <w:tag w:val="goog_rdk_208"/>
                  </w:sdtPr>
                  <w:sdtContent>
                    <w:del w:author="Alpharius" w:id="4" w:date="2026-02-03T17:54:28Z"/>
                  </w:sdtContent>
                </w:sdt>
              </w:ins>
              <w:sdt>
                <w:sdtPr>
                  <w:id w:val="957993108"/>
                  <w:tag w:val="goog_rdk_2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21532349"/>
        <w:tag w:val="goog_rdk_214"/>
      </w:sdtPr>
      <w:sdtContent>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59674462"/>
              <w:tag w:val="goog_rdk_211"/>
            </w:sdtPr>
            <w:sdtContent>
              <w:ins w:author="Quyền Linh Pham van" w:id="0" w:date="2026-02-02T14:44:37Z">
                <w:sdt>
                  <w:sdtPr>
                    <w:id w:val="-274585647"/>
                    <w:tag w:val="goog_rdk_212"/>
                  </w:sdtPr>
                  <w:sdtContent>
                    <w:del w:author="Alpharius" w:id="4" w:date="2026-02-03T17:54:28Z"/>
                  </w:sdtContent>
                </w:sdt>
              </w:ins>
              <w:sdt>
                <w:sdtPr>
                  <w:id w:val="839505800"/>
                  <w:tag w:val="goog_rdk_2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50279404"/>
        <w:tag w:val="goog_rdk_218"/>
      </w:sdtPr>
      <w:sdtContent>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31821000"/>
              <w:tag w:val="goog_rdk_215"/>
            </w:sdtPr>
            <w:sdtContent>
              <w:ins w:author="Quyền Linh Pham van" w:id="0" w:date="2026-02-02T14:44:37Z">
                <w:sdt>
                  <w:sdtPr>
                    <w:id w:val="-235888798"/>
                    <w:tag w:val="goog_rdk_216"/>
                  </w:sdtPr>
                  <w:sdtContent>
                    <w:del w:author="Alpharius" w:id="4" w:date="2026-02-03T17:54:28Z"/>
                  </w:sdtContent>
                </w:sdt>
              </w:ins>
              <w:sdt>
                <w:sdtPr>
                  <w:id w:val="368808268"/>
                  <w:tag w:val="goog_rdk_2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93285117"/>
        <w:tag w:val="goog_rdk_222"/>
      </w:sdtPr>
      <w:sdtContent>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03690385"/>
              <w:tag w:val="goog_rdk_219"/>
            </w:sdtPr>
            <w:sdtContent>
              <w:ins w:author="Quyền Linh Pham van" w:id="0" w:date="2026-02-02T14:44:37Z">
                <w:sdt>
                  <w:sdtPr>
                    <w:id w:val="2033981212"/>
                    <w:tag w:val="goog_rdk_220"/>
                  </w:sdtPr>
                  <w:sdtContent>
                    <w:del w:author="Alpharius" w:id="4" w:date="2026-02-03T17:54:28Z"/>
                  </w:sdtContent>
                </w:sdt>
              </w:ins>
              <w:sdt>
                <w:sdtPr>
                  <w:id w:val="-751013775"/>
                  <w:tag w:val="goog_rdk_2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60108369"/>
        <w:tag w:val="goog_rdk_226"/>
      </w:sdtPr>
      <w:sdtContent>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47377964"/>
              <w:tag w:val="goog_rdk_223"/>
            </w:sdtPr>
            <w:sdtContent>
              <w:ins w:author="Quyền Linh Pham van" w:id="0" w:date="2026-02-02T14:44:37Z">
                <w:sdt>
                  <w:sdtPr>
                    <w:id w:val="-1473088347"/>
                    <w:tag w:val="goog_rdk_224"/>
                  </w:sdtPr>
                  <w:sdtContent>
                    <w:del w:author="Alpharius" w:id="4" w:date="2026-02-03T17:54:28Z"/>
                  </w:sdtContent>
                </w:sdt>
              </w:ins>
              <w:sdt>
                <w:sdtPr>
                  <w:id w:val="1868165303"/>
                  <w:tag w:val="goog_rdk_2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67829041"/>
        <w:tag w:val="goog_rdk_230"/>
      </w:sdtPr>
      <w:sdtContent>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05761578"/>
              <w:tag w:val="goog_rdk_227"/>
            </w:sdtPr>
            <w:sdtContent>
              <w:ins w:author="Quyền Linh Pham van" w:id="0" w:date="2026-02-02T14:44:37Z">
                <w:sdt>
                  <w:sdtPr>
                    <w:id w:val="-641247607"/>
                    <w:tag w:val="goog_rdk_228"/>
                  </w:sdtPr>
                  <w:sdtContent>
                    <w:del w:author="Alpharius" w:id="4" w:date="2026-02-03T17:54:28Z"/>
                  </w:sdtContent>
                </w:sdt>
              </w:ins>
              <w:sdt>
                <w:sdtPr>
                  <w:id w:val="1640724382"/>
                  <w:tag w:val="goog_rdk_2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97368842"/>
        <w:tag w:val="goog_rdk_234"/>
      </w:sdtPr>
      <w:sdtContent>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0782245"/>
              <w:tag w:val="goog_rdk_231"/>
            </w:sdtPr>
            <w:sdtContent>
              <w:ins w:author="Quyền Linh Pham van" w:id="0" w:date="2026-02-02T14:44:37Z">
                <w:sdt>
                  <w:sdtPr>
                    <w:id w:val="357659674"/>
                    <w:tag w:val="goog_rdk_232"/>
                  </w:sdtPr>
                  <w:sdtContent>
                    <w:del w:author="Alpharius" w:id="4" w:date="2026-02-03T17:54:28Z"/>
                  </w:sdtContent>
                </w:sdt>
              </w:ins>
              <w:sdt>
                <w:sdtPr>
                  <w:id w:val="-1640366653"/>
                  <w:tag w:val="goog_rdk_2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38675267"/>
        <w:tag w:val="goog_rdk_238"/>
      </w:sdtPr>
      <w:sdtContent>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04709066"/>
              <w:tag w:val="goog_rdk_235"/>
            </w:sdtPr>
            <w:sdtContent>
              <w:ins w:author="Quyền Linh Pham van" w:id="0" w:date="2026-02-02T14:44:37Z">
                <w:sdt>
                  <w:sdtPr>
                    <w:id w:val="-1402231096"/>
                    <w:tag w:val="goog_rdk_236"/>
                  </w:sdtPr>
                  <w:sdtContent>
                    <w:del w:author="Alpharius" w:id="4" w:date="2026-02-03T17:54:28Z"/>
                  </w:sdtContent>
                </w:sdt>
              </w:ins>
              <w:sdt>
                <w:sdtPr>
                  <w:id w:val="1018104219"/>
                  <w:tag w:val="goog_rdk_2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55803594"/>
        <w:tag w:val="goog_rdk_242"/>
      </w:sdtPr>
      <w:sdtContent>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6290232"/>
              <w:tag w:val="goog_rdk_239"/>
            </w:sdtPr>
            <w:sdtContent>
              <w:ins w:author="Quyền Linh Pham van" w:id="0" w:date="2026-02-02T14:44:37Z">
                <w:sdt>
                  <w:sdtPr>
                    <w:id w:val="261982798"/>
                    <w:tag w:val="goog_rdk_240"/>
                  </w:sdtPr>
                  <w:sdtContent>
                    <w:del w:author="Alpharius" w:id="4" w:date="2026-02-03T17:54:28Z"/>
                  </w:sdtContent>
                </w:sdt>
              </w:ins>
              <w:sdt>
                <w:sdtPr>
                  <w:id w:val="-1115763289"/>
                  <w:tag w:val="goog_rdk_2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55599689"/>
        <w:tag w:val="goog_rdk_246"/>
      </w:sdtPr>
      <w:sdtContent>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24580219"/>
              <w:tag w:val="goog_rdk_243"/>
            </w:sdtPr>
            <w:sdtContent>
              <w:ins w:author="Quyền Linh Pham van" w:id="0" w:date="2026-02-02T14:44:37Z">
                <w:sdt>
                  <w:sdtPr>
                    <w:id w:val="659283682"/>
                    <w:tag w:val="goog_rdk_244"/>
                  </w:sdtPr>
                  <w:sdtContent>
                    <w:del w:author="Alpharius" w:id="4" w:date="2026-02-03T17:54:28Z"/>
                  </w:sdtContent>
                </w:sdt>
              </w:ins>
              <w:sdt>
                <w:sdtPr>
                  <w:id w:val="876048725"/>
                  <w:tag w:val="goog_rdk_2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2764308"/>
        <w:tag w:val="goog_rdk_250"/>
      </w:sdtPr>
      <w:sdtContent>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10750315"/>
              <w:tag w:val="goog_rdk_247"/>
            </w:sdtPr>
            <w:sdtContent>
              <w:ins w:author="Quyền Linh Pham van" w:id="0" w:date="2026-02-02T14:44:37Z">
                <w:sdt>
                  <w:sdtPr>
                    <w:id w:val="-902227571"/>
                    <w:tag w:val="goog_rdk_248"/>
                  </w:sdtPr>
                  <w:sdtContent>
                    <w:del w:author="Alpharius" w:id="4" w:date="2026-02-03T17:54:28Z"/>
                  </w:sdtContent>
                </w:sdt>
              </w:ins>
              <w:sdt>
                <w:sdtPr>
                  <w:id w:val="-1937648922"/>
                  <w:tag w:val="goog_rdk_2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04472829"/>
        <w:tag w:val="goog_rdk_254"/>
      </w:sdtPr>
      <w:sdtContent>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1592068"/>
              <w:tag w:val="goog_rdk_251"/>
            </w:sdtPr>
            <w:sdtContent>
              <w:ins w:author="Quyền Linh Pham van" w:id="0" w:date="2026-02-02T14:44:37Z">
                <w:sdt>
                  <w:sdtPr>
                    <w:id w:val="540201076"/>
                    <w:tag w:val="goog_rdk_252"/>
                  </w:sdtPr>
                  <w:sdtContent>
                    <w:del w:author="Alpharius" w:id="4" w:date="2026-02-03T17:54:28Z"/>
                  </w:sdtContent>
                </w:sdt>
              </w:ins>
              <w:sdt>
                <w:sdtPr>
                  <w:id w:val="1173244908"/>
                  <w:tag w:val="goog_rdk_2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03031578"/>
        <w:tag w:val="goog_rdk_258"/>
      </w:sdtPr>
      <w:sdtContent>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94024415"/>
              <w:tag w:val="goog_rdk_255"/>
            </w:sdtPr>
            <w:sdtContent>
              <w:ins w:author="Quyền Linh Pham van" w:id="0" w:date="2026-02-02T14:44:37Z">
                <w:sdt>
                  <w:sdtPr>
                    <w:id w:val="1755900266"/>
                    <w:tag w:val="goog_rdk_256"/>
                  </w:sdtPr>
                  <w:sdtContent>
                    <w:del w:author="Alpharius" w:id="4" w:date="2026-02-03T17:54:28Z"/>
                  </w:sdtContent>
                </w:sdt>
              </w:ins>
              <w:sdt>
                <w:sdtPr>
                  <w:id w:val="-1537062819"/>
                  <w:tag w:val="goog_rdk_2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28864348"/>
        <w:tag w:val="goog_rdk_262"/>
      </w:sdtPr>
      <w:sdtContent>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4213794"/>
              <w:tag w:val="goog_rdk_259"/>
            </w:sdtPr>
            <w:sdtContent>
              <w:ins w:author="Quyền Linh Pham van" w:id="0" w:date="2026-02-02T14:44:37Z">
                <w:sdt>
                  <w:sdtPr>
                    <w:id w:val="806862530"/>
                    <w:tag w:val="goog_rdk_260"/>
                  </w:sdtPr>
                  <w:sdtContent>
                    <w:del w:author="Alpharius" w:id="4" w:date="2026-02-03T17:54:28Z"/>
                  </w:sdtContent>
                </w:sdt>
              </w:ins>
              <w:sdt>
                <w:sdtPr>
                  <w:id w:val="1786886170"/>
                  <w:tag w:val="goog_rdk_2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43384338"/>
        <w:tag w:val="goog_rdk_266"/>
      </w:sdtPr>
      <w:sdtContent>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6577972"/>
              <w:tag w:val="goog_rdk_263"/>
            </w:sdtPr>
            <w:sdtContent>
              <w:ins w:author="Quyền Linh Pham van" w:id="0" w:date="2026-02-02T14:44:37Z">
                <w:sdt>
                  <w:sdtPr>
                    <w:id w:val="514236898"/>
                    <w:tag w:val="goog_rdk_264"/>
                  </w:sdtPr>
                  <w:sdtContent>
                    <w:del w:author="Alpharius" w:id="4" w:date="2026-02-03T17:54:28Z"/>
                  </w:sdtContent>
                </w:sdt>
              </w:ins>
              <w:sdt>
                <w:sdtPr>
                  <w:id w:val="-834557436"/>
                  <w:tag w:val="goog_rdk_2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41875571"/>
        <w:tag w:val="goog_rdk_270"/>
      </w:sdtPr>
      <w:sdtContent>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0026607"/>
              <w:tag w:val="goog_rdk_267"/>
            </w:sdtPr>
            <w:sdtContent>
              <w:ins w:author="Quyền Linh Pham van" w:id="0" w:date="2026-02-02T14:44:37Z">
                <w:sdt>
                  <w:sdtPr>
                    <w:id w:val="1147167690"/>
                    <w:tag w:val="goog_rdk_268"/>
                  </w:sdtPr>
                  <w:sdtContent>
                    <w:del w:author="Alpharius" w:id="4" w:date="2026-02-03T17:54:28Z"/>
                  </w:sdtContent>
                </w:sdt>
              </w:ins>
              <w:sdt>
                <w:sdtPr>
                  <w:id w:val="-837838288"/>
                  <w:tag w:val="goog_rdk_2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43367557"/>
        <w:tag w:val="goog_rdk_274"/>
      </w:sdtPr>
      <w:sdtContent>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35134311"/>
              <w:tag w:val="goog_rdk_271"/>
            </w:sdtPr>
            <w:sdtContent>
              <w:ins w:author="Quyền Linh Pham van" w:id="0" w:date="2026-02-02T14:44:37Z">
                <w:sdt>
                  <w:sdtPr>
                    <w:id w:val="-700720340"/>
                    <w:tag w:val="goog_rdk_272"/>
                  </w:sdtPr>
                  <w:sdtContent>
                    <w:del w:author="Alpharius" w:id="4" w:date="2026-02-03T17:54:28Z"/>
                  </w:sdtContent>
                </w:sdt>
              </w:ins>
              <w:sdt>
                <w:sdtPr>
                  <w:id w:val="1122189247"/>
                  <w:tag w:val="goog_rdk_2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443342"/>
        <w:tag w:val="goog_rdk_278"/>
      </w:sdtPr>
      <w:sdtContent>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0858604"/>
              <w:tag w:val="goog_rdk_275"/>
            </w:sdtPr>
            <w:sdtContent>
              <w:ins w:author="Quyền Linh Pham van" w:id="0" w:date="2026-02-02T14:44:37Z">
                <w:sdt>
                  <w:sdtPr>
                    <w:id w:val="1493599487"/>
                    <w:tag w:val="goog_rdk_276"/>
                  </w:sdtPr>
                  <w:sdtContent>
                    <w:del w:author="Alpharius" w:id="4" w:date="2026-02-03T17:54:28Z"/>
                  </w:sdtContent>
                </w:sdt>
              </w:ins>
              <w:sdt>
                <w:sdtPr>
                  <w:id w:val="-1318655361"/>
                  <w:tag w:val="goog_rdk_2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91196705"/>
        <w:tag w:val="goog_rdk_282"/>
      </w:sdtPr>
      <w:sdtContent>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4796768"/>
              <w:tag w:val="goog_rdk_279"/>
            </w:sdtPr>
            <w:sdtContent>
              <w:ins w:author="Quyền Linh Pham van" w:id="0" w:date="2026-02-02T14:44:37Z">
                <w:sdt>
                  <w:sdtPr>
                    <w:id w:val="241941008"/>
                    <w:tag w:val="goog_rdk_280"/>
                  </w:sdtPr>
                  <w:sdtContent>
                    <w:del w:author="Alpharius" w:id="4" w:date="2026-02-03T17:54:28Z"/>
                  </w:sdtContent>
                </w:sdt>
              </w:ins>
              <w:sdt>
                <w:sdtPr>
                  <w:id w:val="-1369131942"/>
                  <w:tag w:val="goog_rdk_2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95267460"/>
        <w:tag w:val="goog_rdk_286"/>
      </w:sdtPr>
      <w:sdtContent>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07768146"/>
              <w:tag w:val="goog_rdk_283"/>
            </w:sdtPr>
            <w:sdtContent>
              <w:ins w:author="Quyền Linh Pham van" w:id="0" w:date="2026-02-02T14:44:37Z">
                <w:sdt>
                  <w:sdtPr>
                    <w:id w:val="1527191992"/>
                    <w:tag w:val="goog_rdk_284"/>
                  </w:sdtPr>
                  <w:sdtContent>
                    <w:del w:author="Alpharius" w:id="4" w:date="2026-02-03T17:54:28Z"/>
                  </w:sdtContent>
                </w:sdt>
              </w:ins>
              <w:sdt>
                <w:sdtPr>
                  <w:id w:val="-1324017235"/>
                  <w:tag w:val="goog_rdk_2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35273660"/>
        <w:tag w:val="goog_rdk_290"/>
      </w:sdtPr>
      <w:sdtContent>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3970547"/>
              <w:tag w:val="goog_rdk_287"/>
            </w:sdtPr>
            <w:sdtContent>
              <w:ins w:author="Quyền Linh Pham van" w:id="0" w:date="2026-02-02T14:44:37Z">
                <w:sdt>
                  <w:sdtPr>
                    <w:id w:val="-1259266595"/>
                    <w:tag w:val="goog_rdk_288"/>
                  </w:sdtPr>
                  <w:sdtContent>
                    <w:del w:author="Alpharius" w:id="4" w:date="2026-02-03T17:54:28Z"/>
                  </w:sdtContent>
                </w:sdt>
              </w:ins>
              <w:sdt>
                <w:sdtPr>
                  <w:id w:val="-49954505"/>
                  <w:tag w:val="goog_rdk_2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71792327"/>
        <w:tag w:val="goog_rdk_294"/>
      </w:sdtPr>
      <w:sdtContent>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1685418"/>
              <w:tag w:val="goog_rdk_291"/>
            </w:sdtPr>
            <w:sdtContent>
              <w:ins w:author="Quyền Linh Pham van" w:id="0" w:date="2026-02-02T14:44:37Z">
                <w:sdt>
                  <w:sdtPr>
                    <w:id w:val="1321271265"/>
                    <w:tag w:val="goog_rdk_292"/>
                  </w:sdtPr>
                  <w:sdtContent>
                    <w:del w:author="Alpharius" w:id="4" w:date="2026-02-03T17:54:28Z"/>
                  </w:sdtContent>
                </w:sdt>
              </w:ins>
              <w:sdt>
                <w:sdtPr>
                  <w:id w:val="1163231354"/>
                  <w:tag w:val="goog_rdk_2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3667592"/>
        <w:tag w:val="goog_rdk_298"/>
      </w:sdtPr>
      <w:sdtContent>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8038611"/>
              <w:tag w:val="goog_rdk_295"/>
            </w:sdtPr>
            <w:sdtContent>
              <w:ins w:author="Quyền Linh Pham van" w:id="0" w:date="2026-02-02T14:44:37Z">
                <w:sdt>
                  <w:sdtPr>
                    <w:id w:val="634871038"/>
                    <w:tag w:val="goog_rdk_296"/>
                  </w:sdtPr>
                  <w:sdtContent>
                    <w:del w:author="Alpharius" w:id="4" w:date="2026-02-03T17:54:28Z"/>
                  </w:sdtContent>
                </w:sdt>
              </w:ins>
              <w:sdt>
                <w:sdtPr>
                  <w:id w:val="942991162"/>
                  <w:tag w:val="goog_rdk_2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40428536"/>
        <w:tag w:val="goog_rdk_302"/>
      </w:sdtPr>
      <w:sdtContent>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63508071"/>
              <w:tag w:val="goog_rdk_299"/>
            </w:sdtPr>
            <w:sdtContent>
              <w:ins w:author="Quyền Linh Pham van" w:id="0" w:date="2026-02-02T14:44:37Z">
                <w:sdt>
                  <w:sdtPr>
                    <w:id w:val="-903265658"/>
                    <w:tag w:val="goog_rdk_300"/>
                  </w:sdtPr>
                  <w:sdtContent>
                    <w:del w:author="Alpharius" w:id="4" w:date="2026-02-03T17:54:28Z"/>
                  </w:sdtContent>
                </w:sdt>
              </w:ins>
              <w:sdt>
                <w:sdtPr>
                  <w:id w:val="-63381070"/>
                  <w:tag w:val="goog_rdk_3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02020498"/>
        <w:tag w:val="goog_rdk_306"/>
      </w:sdtPr>
      <w:sdtContent>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6337115"/>
              <w:tag w:val="goog_rdk_303"/>
            </w:sdtPr>
            <w:sdtContent>
              <w:ins w:author="Quyền Linh Pham van" w:id="0" w:date="2026-02-02T14:44:37Z">
                <w:sdt>
                  <w:sdtPr>
                    <w:id w:val="1005818797"/>
                    <w:tag w:val="goog_rdk_304"/>
                  </w:sdtPr>
                  <w:sdtContent>
                    <w:del w:author="Alpharius" w:id="4" w:date="2026-02-03T17:54:28Z"/>
                  </w:sdtContent>
                </w:sdt>
              </w:ins>
              <w:sdt>
                <w:sdtPr>
                  <w:id w:val="358037514"/>
                  <w:tag w:val="goog_rdk_3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35183303"/>
        <w:tag w:val="goog_rdk_310"/>
      </w:sdtPr>
      <w:sdtContent>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9432130"/>
              <w:tag w:val="goog_rdk_307"/>
            </w:sdtPr>
            <w:sdtContent>
              <w:ins w:author="Quyền Linh Pham van" w:id="0" w:date="2026-02-02T14:44:37Z">
                <w:sdt>
                  <w:sdtPr>
                    <w:id w:val="-1627722154"/>
                    <w:tag w:val="goog_rdk_308"/>
                  </w:sdtPr>
                  <w:sdtContent>
                    <w:del w:author="Alpharius" w:id="4" w:date="2026-02-03T17:54:28Z"/>
                  </w:sdtContent>
                </w:sdt>
              </w:ins>
              <w:sdt>
                <w:sdtPr>
                  <w:id w:val="899349585"/>
                  <w:tag w:val="goog_rdk_3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96431042"/>
        <w:tag w:val="goog_rdk_314"/>
      </w:sdtPr>
      <w:sdtContent>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23240189"/>
              <w:tag w:val="goog_rdk_311"/>
            </w:sdtPr>
            <w:sdtContent>
              <w:ins w:author="Quyền Linh Pham van" w:id="0" w:date="2026-02-02T14:44:37Z">
                <w:sdt>
                  <w:sdtPr>
                    <w:id w:val="1971617982"/>
                    <w:tag w:val="goog_rdk_312"/>
                  </w:sdtPr>
                  <w:sdtContent>
                    <w:del w:author="Alpharius" w:id="4" w:date="2026-02-03T17:54:28Z"/>
                  </w:sdtContent>
                </w:sdt>
              </w:ins>
              <w:sdt>
                <w:sdtPr>
                  <w:id w:val="1241591723"/>
                  <w:tag w:val="goog_rdk_3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26722274"/>
        <w:tag w:val="goog_rdk_318"/>
      </w:sdtPr>
      <w:sdtContent>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0598528"/>
              <w:tag w:val="goog_rdk_315"/>
            </w:sdtPr>
            <w:sdtContent>
              <w:ins w:author="Quyền Linh Pham van" w:id="0" w:date="2026-02-02T14:44:37Z">
                <w:sdt>
                  <w:sdtPr>
                    <w:id w:val="893941602"/>
                    <w:tag w:val="goog_rdk_316"/>
                  </w:sdtPr>
                  <w:sdtContent>
                    <w:del w:author="Alpharius" w:id="4" w:date="2026-02-03T17:54:28Z"/>
                  </w:sdtContent>
                </w:sdt>
              </w:ins>
              <w:sdt>
                <w:sdtPr>
                  <w:id w:val="112995339"/>
                  <w:tag w:val="goog_rdk_3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68730979"/>
        <w:tag w:val="goog_rdk_322"/>
      </w:sdtPr>
      <w:sdtContent>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6961732"/>
              <w:tag w:val="goog_rdk_319"/>
            </w:sdtPr>
            <w:sdtContent>
              <w:ins w:author="Quyền Linh Pham van" w:id="0" w:date="2026-02-02T14:44:37Z">
                <w:sdt>
                  <w:sdtPr>
                    <w:id w:val="-1602292951"/>
                    <w:tag w:val="goog_rdk_320"/>
                  </w:sdtPr>
                  <w:sdtContent>
                    <w:del w:author="Alpharius" w:id="4" w:date="2026-02-03T17:54:28Z"/>
                  </w:sdtContent>
                </w:sdt>
              </w:ins>
              <w:sdt>
                <w:sdtPr>
                  <w:id w:val="1133944327"/>
                  <w:tag w:val="goog_rdk_3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33599662"/>
        <w:tag w:val="goog_rdk_326"/>
      </w:sdtPr>
      <w:sdtContent>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98701875"/>
              <w:tag w:val="goog_rdk_323"/>
            </w:sdtPr>
            <w:sdtContent>
              <w:ins w:author="Quyền Linh Pham van" w:id="0" w:date="2026-02-02T14:44:37Z">
                <w:sdt>
                  <w:sdtPr>
                    <w:id w:val="-1827360936"/>
                    <w:tag w:val="goog_rdk_324"/>
                  </w:sdtPr>
                  <w:sdtContent>
                    <w:del w:author="Alpharius" w:id="4" w:date="2026-02-03T17:54:28Z"/>
                  </w:sdtContent>
                </w:sdt>
              </w:ins>
              <w:sdt>
                <w:sdtPr>
                  <w:id w:val="1637161821"/>
                  <w:tag w:val="goog_rdk_3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3266970"/>
        <w:tag w:val="goog_rdk_330"/>
      </w:sdtPr>
      <w:sdtContent>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6548100"/>
              <w:tag w:val="goog_rdk_327"/>
            </w:sdtPr>
            <w:sdtContent>
              <w:ins w:author="Quyền Linh Pham van" w:id="0" w:date="2026-02-02T14:44:37Z">
                <w:sdt>
                  <w:sdtPr>
                    <w:id w:val="1246545906"/>
                    <w:tag w:val="goog_rdk_328"/>
                  </w:sdtPr>
                  <w:sdtContent>
                    <w:del w:author="Alpharius" w:id="4" w:date="2026-02-03T17:54:28Z"/>
                  </w:sdtContent>
                </w:sdt>
              </w:ins>
              <w:sdt>
                <w:sdtPr>
                  <w:id w:val="-2105040744"/>
                  <w:tag w:val="goog_rdk_3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85674184"/>
        <w:tag w:val="goog_rdk_334"/>
      </w:sdtPr>
      <w:sdtContent>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6426397"/>
              <w:tag w:val="goog_rdk_331"/>
            </w:sdtPr>
            <w:sdtContent>
              <w:ins w:author="Quyền Linh Pham van" w:id="0" w:date="2026-02-02T14:44:37Z">
                <w:sdt>
                  <w:sdtPr>
                    <w:id w:val="1641630089"/>
                    <w:tag w:val="goog_rdk_332"/>
                  </w:sdtPr>
                  <w:sdtContent>
                    <w:del w:author="Alpharius" w:id="4" w:date="2026-02-03T17:54:28Z"/>
                  </w:sdtContent>
                </w:sdt>
              </w:ins>
              <w:sdt>
                <w:sdtPr>
                  <w:id w:val="-1439005562"/>
                  <w:tag w:val="goog_rdk_3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63256706"/>
        <w:tag w:val="goog_rdk_338"/>
      </w:sdtPr>
      <w:sdtContent>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96371956"/>
              <w:tag w:val="goog_rdk_335"/>
            </w:sdtPr>
            <w:sdtContent>
              <w:ins w:author="Quyền Linh Pham van" w:id="0" w:date="2026-02-02T14:44:37Z">
                <w:sdt>
                  <w:sdtPr>
                    <w:id w:val="1325692694"/>
                    <w:tag w:val="goog_rdk_336"/>
                  </w:sdtPr>
                  <w:sdtContent>
                    <w:del w:author="Alpharius" w:id="4" w:date="2026-02-03T17:54:28Z"/>
                  </w:sdtContent>
                </w:sdt>
              </w:ins>
              <w:sdt>
                <w:sdtPr>
                  <w:id w:val="-1818186921"/>
                  <w:tag w:val="goog_rdk_3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39161797"/>
        <w:tag w:val="goog_rdk_342"/>
      </w:sdtPr>
      <w:sdtContent>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3931497"/>
              <w:tag w:val="goog_rdk_339"/>
            </w:sdtPr>
            <w:sdtContent>
              <w:ins w:author="Quyền Linh Pham van" w:id="0" w:date="2026-02-02T14:44:37Z">
                <w:sdt>
                  <w:sdtPr>
                    <w:id w:val="1864430142"/>
                    <w:tag w:val="goog_rdk_340"/>
                  </w:sdtPr>
                  <w:sdtContent>
                    <w:del w:author="Alpharius" w:id="4" w:date="2026-02-03T17:54:28Z"/>
                  </w:sdtContent>
                </w:sdt>
              </w:ins>
              <w:sdt>
                <w:sdtPr>
                  <w:id w:val="-1964571579"/>
                  <w:tag w:val="goog_rdk_3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68105811"/>
        <w:tag w:val="goog_rdk_346"/>
      </w:sdtPr>
      <w:sdtContent>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85022507"/>
              <w:tag w:val="goog_rdk_343"/>
            </w:sdtPr>
            <w:sdtContent>
              <w:ins w:author="Quyền Linh Pham van" w:id="0" w:date="2026-02-02T14:44:37Z">
                <w:sdt>
                  <w:sdtPr>
                    <w:id w:val="1549742521"/>
                    <w:tag w:val="goog_rdk_344"/>
                  </w:sdtPr>
                  <w:sdtContent>
                    <w:del w:author="Alpharius" w:id="4" w:date="2026-02-03T17:54:28Z"/>
                  </w:sdtContent>
                </w:sdt>
              </w:ins>
              <w:sdt>
                <w:sdtPr>
                  <w:id w:val="1948492525"/>
                  <w:tag w:val="goog_rdk_3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49248068"/>
        <w:tag w:val="goog_rdk_350"/>
      </w:sdtPr>
      <w:sdtContent>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82064910"/>
              <w:tag w:val="goog_rdk_347"/>
            </w:sdtPr>
            <w:sdtContent>
              <w:ins w:author="Quyền Linh Pham van" w:id="0" w:date="2026-02-02T14:44:37Z">
                <w:sdt>
                  <w:sdtPr>
                    <w:id w:val="698020423"/>
                    <w:tag w:val="goog_rdk_348"/>
                  </w:sdtPr>
                  <w:sdtContent>
                    <w:del w:author="Alpharius" w:id="4" w:date="2026-02-03T17:54:28Z"/>
                  </w:sdtContent>
                </w:sdt>
              </w:ins>
              <w:sdt>
                <w:sdtPr>
                  <w:id w:val="360774016"/>
                  <w:tag w:val="goog_rdk_3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63668250"/>
        <w:tag w:val="goog_rdk_354"/>
      </w:sdtPr>
      <w:sdtContent>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79566401"/>
              <w:tag w:val="goog_rdk_351"/>
            </w:sdtPr>
            <w:sdtContent>
              <w:ins w:author="Quyền Linh Pham van" w:id="0" w:date="2026-02-02T14:44:37Z">
                <w:sdt>
                  <w:sdtPr>
                    <w:id w:val="217288258"/>
                    <w:tag w:val="goog_rdk_352"/>
                  </w:sdtPr>
                  <w:sdtContent>
                    <w:del w:author="Alpharius" w:id="4" w:date="2026-02-03T17:54:28Z"/>
                  </w:sdtContent>
                </w:sdt>
              </w:ins>
              <w:sdt>
                <w:sdtPr>
                  <w:id w:val="396363219"/>
                  <w:tag w:val="goog_rdk_3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31764775"/>
        <w:tag w:val="goog_rdk_358"/>
      </w:sdtPr>
      <w:sdtContent>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8267119"/>
              <w:tag w:val="goog_rdk_355"/>
            </w:sdtPr>
            <w:sdtContent>
              <w:ins w:author="Quyền Linh Pham van" w:id="0" w:date="2026-02-02T14:44:37Z">
                <w:sdt>
                  <w:sdtPr>
                    <w:id w:val="2018403964"/>
                    <w:tag w:val="goog_rdk_356"/>
                  </w:sdtPr>
                  <w:sdtContent>
                    <w:del w:author="Alpharius" w:id="4" w:date="2026-02-03T17:54:28Z"/>
                  </w:sdtContent>
                </w:sdt>
              </w:ins>
              <w:sdt>
                <w:sdtPr>
                  <w:id w:val="397572228"/>
                  <w:tag w:val="goog_rdk_3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21520034"/>
        <w:tag w:val="goog_rdk_362"/>
      </w:sdtPr>
      <w:sdtContent>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4516727"/>
              <w:tag w:val="goog_rdk_359"/>
            </w:sdtPr>
            <w:sdtContent>
              <w:ins w:author="Quyền Linh Pham van" w:id="0" w:date="2026-02-02T14:44:37Z">
                <w:sdt>
                  <w:sdtPr>
                    <w:id w:val="1752877242"/>
                    <w:tag w:val="goog_rdk_360"/>
                  </w:sdtPr>
                  <w:sdtContent>
                    <w:del w:author="Alpharius" w:id="4" w:date="2026-02-03T17:54:28Z"/>
                  </w:sdtContent>
                </w:sdt>
              </w:ins>
              <w:sdt>
                <w:sdtPr>
                  <w:id w:val="-926931409"/>
                  <w:tag w:val="goog_rdk_3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1671725"/>
        <w:tag w:val="goog_rdk_366"/>
      </w:sdtPr>
      <w:sdtContent>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58997143"/>
              <w:tag w:val="goog_rdk_363"/>
            </w:sdtPr>
            <w:sdtContent>
              <w:ins w:author="Quyền Linh Pham van" w:id="0" w:date="2026-02-02T14:44:37Z">
                <w:sdt>
                  <w:sdtPr>
                    <w:id w:val="-36502673"/>
                    <w:tag w:val="goog_rdk_364"/>
                  </w:sdtPr>
                  <w:sdtContent>
                    <w:del w:author="Alpharius" w:id="4" w:date="2026-02-03T17:54:28Z"/>
                  </w:sdtContent>
                </w:sdt>
              </w:ins>
              <w:sdt>
                <w:sdtPr>
                  <w:id w:val="-186037431"/>
                  <w:tag w:val="goog_rdk_3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36596213"/>
        <w:tag w:val="goog_rdk_370"/>
      </w:sdtPr>
      <w:sdtContent>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7047377"/>
              <w:tag w:val="goog_rdk_367"/>
            </w:sdtPr>
            <w:sdtContent>
              <w:ins w:author="Quyền Linh Pham van" w:id="0" w:date="2026-02-02T14:44:37Z">
                <w:sdt>
                  <w:sdtPr>
                    <w:id w:val="371625098"/>
                    <w:tag w:val="goog_rdk_368"/>
                  </w:sdtPr>
                  <w:sdtContent>
                    <w:del w:author="Alpharius" w:id="4" w:date="2026-02-03T17:54:28Z"/>
                  </w:sdtContent>
                </w:sdt>
              </w:ins>
              <w:sdt>
                <w:sdtPr>
                  <w:id w:val="948007499"/>
                  <w:tag w:val="goog_rdk_3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98254880"/>
        <w:tag w:val="goog_rdk_374"/>
      </w:sdtPr>
      <w:sdtContent>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6129287"/>
              <w:tag w:val="goog_rdk_371"/>
            </w:sdtPr>
            <w:sdtContent>
              <w:ins w:author="Quyền Linh Pham van" w:id="0" w:date="2026-02-02T14:44:37Z">
                <w:sdt>
                  <w:sdtPr>
                    <w:id w:val="1706388506"/>
                    <w:tag w:val="goog_rdk_372"/>
                  </w:sdtPr>
                  <w:sdtContent>
                    <w:del w:author="Alpharius" w:id="4" w:date="2026-02-03T17:54:28Z"/>
                  </w:sdtContent>
                </w:sdt>
              </w:ins>
              <w:sdt>
                <w:sdtPr>
                  <w:id w:val="1607795594"/>
                  <w:tag w:val="goog_rdk_3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36854900"/>
        <w:tag w:val="goog_rdk_378"/>
      </w:sdtPr>
      <w:sdtContent>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50984878"/>
              <w:tag w:val="goog_rdk_375"/>
            </w:sdtPr>
            <w:sdtContent>
              <w:ins w:author="Quyền Linh Pham van" w:id="0" w:date="2026-02-02T14:44:37Z">
                <w:sdt>
                  <w:sdtPr>
                    <w:id w:val="1716344005"/>
                    <w:tag w:val="goog_rdk_376"/>
                  </w:sdtPr>
                  <w:sdtContent>
                    <w:del w:author="Alpharius" w:id="4" w:date="2026-02-03T17:54:28Z"/>
                  </w:sdtContent>
                </w:sdt>
              </w:ins>
              <w:sdt>
                <w:sdtPr>
                  <w:id w:val="1099812827"/>
                  <w:tag w:val="goog_rdk_3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7780536"/>
        <w:tag w:val="goog_rdk_382"/>
      </w:sdtPr>
      <w:sdtContent>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1842568"/>
              <w:tag w:val="goog_rdk_379"/>
            </w:sdtPr>
            <w:sdtContent>
              <w:ins w:author="Quyền Linh Pham van" w:id="0" w:date="2026-02-02T14:44:37Z">
                <w:sdt>
                  <w:sdtPr>
                    <w:id w:val="-1100146968"/>
                    <w:tag w:val="goog_rdk_380"/>
                  </w:sdtPr>
                  <w:sdtContent>
                    <w:del w:author="Alpharius" w:id="4" w:date="2026-02-03T17:54:28Z"/>
                  </w:sdtContent>
                </w:sdt>
              </w:ins>
              <w:sdt>
                <w:sdtPr>
                  <w:id w:val="-348578650"/>
                  <w:tag w:val="goog_rdk_3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08366269"/>
        <w:tag w:val="goog_rdk_386"/>
      </w:sdtPr>
      <w:sdtContent>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9197851"/>
              <w:tag w:val="goog_rdk_383"/>
            </w:sdtPr>
            <w:sdtContent>
              <w:ins w:author="Quyền Linh Pham van" w:id="0" w:date="2026-02-02T14:44:37Z">
                <w:sdt>
                  <w:sdtPr>
                    <w:id w:val="-1997317896"/>
                    <w:tag w:val="goog_rdk_384"/>
                  </w:sdtPr>
                  <w:sdtContent>
                    <w:del w:author="Alpharius" w:id="4" w:date="2026-02-03T17:54:28Z"/>
                  </w:sdtContent>
                </w:sdt>
              </w:ins>
              <w:sdt>
                <w:sdtPr>
                  <w:id w:val="-1347681409"/>
                  <w:tag w:val="goog_rdk_3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14857341"/>
        <w:tag w:val="goog_rdk_390"/>
      </w:sdtPr>
      <w:sdtContent>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1748792"/>
              <w:tag w:val="goog_rdk_387"/>
            </w:sdtPr>
            <w:sdtContent>
              <w:ins w:author="Quyền Linh Pham van" w:id="0" w:date="2026-02-02T14:44:37Z">
                <w:sdt>
                  <w:sdtPr>
                    <w:id w:val="512344888"/>
                    <w:tag w:val="goog_rdk_388"/>
                  </w:sdtPr>
                  <w:sdtContent>
                    <w:del w:author="Alpharius" w:id="4" w:date="2026-02-03T17:54:28Z"/>
                  </w:sdtContent>
                </w:sdt>
              </w:ins>
              <w:sdt>
                <w:sdtPr>
                  <w:id w:val="-1607914627"/>
                  <w:tag w:val="goog_rdk_3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02410807"/>
        <w:tag w:val="goog_rdk_394"/>
      </w:sdtPr>
      <w:sdtContent>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6323473"/>
              <w:tag w:val="goog_rdk_391"/>
            </w:sdtPr>
            <w:sdtContent>
              <w:ins w:author="Quyền Linh Pham van" w:id="0" w:date="2026-02-02T14:44:37Z">
                <w:sdt>
                  <w:sdtPr>
                    <w:id w:val="-822736512"/>
                    <w:tag w:val="goog_rdk_392"/>
                  </w:sdtPr>
                  <w:sdtContent>
                    <w:del w:author="Alpharius" w:id="4" w:date="2026-02-03T17:54:28Z"/>
                  </w:sdtContent>
                </w:sdt>
              </w:ins>
              <w:sdt>
                <w:sdtPr>
                  <w:id w:val="-1115870288"/>
                  <w:tag w:val="goog_rdk_3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46059218"/>
        <w:tag w:val="goog_rdk_398"/>
      </w:sdtPr>
      <w:sdtContent>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61745593"/>
              <w:tag w:val="goog_rdk_395"/>
            </w:sdtPr>
            <w:sdtContent>
              <w:ins w:author="Quyền Linh Pham van" w:id="0" w:date="2026-02-02T14:44:37Z">
                <w:sdt>
                  <w:sdtPr>
                    <w:id w:val="-402751807"/>
                    <w:tag w:val="goog_rdk_396"/>
                  </w:sdtPr>
                  <w:sdtContent>
                    <w:del w:author="Alpharius" w:id="4" w:date="2026-02-03T17:54:28Z"/>
                  </w:sdtContent>
                </w:sdt>
              </w:ins>
              <w:sdt>
                <w:sdtPr>
                  <w:id w:val="-1778048470"/>
                  <w:tag w:val="goog_rdk_3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44885708"/>
        <w:tag w:val="goog_rdk_402"/>
      </w:sdtPr>
      <w:sdtContent>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11876643"/>
              <w:tag w:val="goog_rdk_399"/>
            </w:sdtPr>
            <w:sdtContent>
              <w:ins w:author="Quyền Linh Pham van" w:id="0" w:date="2026-02-02T14:44:37Z">
                <w:sdt>
                  <w:sdtPr>
                    <w:id w:val="-1277157597"/>
                    <w:tag w:val="goog_rdk_400"/>
                  </w:sdtPr>
                  <w:sdtContent>
                    <w:del w:author="Alpharius" w:id="4" w:date="2026-02-03T17:54:28Z"/>
                  </w:sdtContent>
                </w:sdt>
              </w:ins>
              <w:sdt>
                <w:sdtPr>
                  <w:id w:val="1962756643"/>
                  <w:tag w:val="goog_rdk_4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38147207"/>
        <w:tag w:val="goog_rdk_406"/>
      </w:sdtPr>
      <w:sdtContent>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6615251"/>
              <w:tag w:val="goog_rdk_403"/>
            </w:sdtPr>
            <w:sdtContent>
              <w:ins w:author="Quyền Linh Pham van" w:id="0" w:date="2026-02-02T14:44:37Z">
                <w:sdt>
                  <w:sdtPr>
                    <w:id w:val="-391103507"/>
                    <w:tag w:val="goog_rdk_404"/>
                  </w:sdtPr>
                  <w:sdtContent>
                    <w:del w:author="Alpharius" w:id="4" w:date="2026-02-03T17:54:28Z"/>
                  </w:sdtContent>
                </w:sdt>
              </w:ins>
              <w:sdt>
                <w:sdtPr>
                  <w:id w:val="-288645156"/>
                  <w:tag w:val="goog_rdk_4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0468985"/>
        <w:tag w:val="goog_rdk_410"/>
      </w:sdtPr>
      <w:sdtContent>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6703403"/>
              <w:tag w:val="goog_rdk_407"/>
            </w:sdtPr>
            <w:sdtContent>
              <w:ins w:author="Quyền Linh Pham van" w:id="0" w:date="2026-02-02T14:44:37Z">
                <w:sdt>
                  <w:sdtPr>
                    <w:id w:val="-1498663258"/>
                    <w:tag w:val="goog_rdk_408"/>
                  </w:sdtPr>
                  <w:sdtContent>
                    <w:del w:author="Alpharius" w:id="4" w:date="2026-02-03T17:54:28Z"/>
                  </w:sdtContent>
                </w:sdt>
              </w:ins>
              <w:sdt>
                <w:sdtPr>
                  <w:id w:val="-1317217237"/>
                  <w:tag w:val="goog_rdk_4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68159670"/>
        <w:tag w:val="goog_rdk_414"/>
      </w:sdtPr>
      <w:sdtContent>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70614484"/>
              <w:tag w:val="goog_rdk_411"/>
            </w:sdtPr>
            <w:sdtContent>
              <w:ins w:author="Quyền Linh Pham van" w:id="0" w:date="2026-02-02T14:44:37Z">
                <w:sdt>
                  <w:sdtPr>
                    <w:id w:val="1538127242"/>
                    <w:tag w:val="goog_rdk_412"/>
                  </w:sdtPr>
                  <w:sdtContent>
                    <w:del w:author="Alpharius" w:id="4" w:date="2026-02-03T17:54:28Z"/>
                  </w:sdtContent>
                </w:sdt>
              </w:ins>
              <w:sdt>
                <w:sdtPr>
                  <w:id w:val="-1734847724"/>
                  <w:tag w:val="goog_rdk_4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3820361"/>
        <w:tag w:val="goog_rdk_418"/>
      </w:sdtPr>
      <w:sdtContent>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76845709"/>
              <w:tag w:val="goog_rdk_415"/>
            </w:sdtPr>
            <w:sdtContent>
              <w:ins w:author="Quyền Linh Pham van" w:id="0" w:date="2026-02-02T14:44:37Z">
                <w:sdt>
                  <w:sdtPr>
                    <w:id w:val="402390837"/>
                    <w:tag w:val="goog_rdk_416"/>
                  </w:sdtPr>
                  <w:sdtContent>
                    <w:del w:author="Alpharius" w:id="4" w:date="2026-02-03T17:54:28Z"/>
                  </w:sdtContent>
                </w:sdt>
              </w:ins>
              <w:sdt>
                <w:sdtPr>
                  <w:id w:val="738821520"/>
                  <w:tag w:val="goog_rdk_4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6926514"/>
        <w:tag w:val="goog_rdk_422"/>
      </w:sdtPr>
      <w:sdtContent>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5673047"/>
              <w:tag w:val="goog_rdk_419"/>
            </w:sdtPr>
            <w:sdtContent>
              <w:ins w:author="Quyền Linh Pham van" w:id="0" w:date="2026-02-02T14:44:37Z">
                <w:sdt>
                  <w:sdtPr>
                    <w:id w:val="1790469792"/>
                    <w:tag w:val="goog_rdk_420"/>
                  </w:sdtPr>
                  <w:sdtContent>
                    <w:del w:author="Alpharius" w:id="4" w:date="2026-02-03T17:54:28Z"/>
                  </w:sdtContent>
                </w:sdt>
              </w:ins>
              <w:sdt>
                <w:sdtPr>
                  <w:id w:val="-882611361"/>
                  <w:tag w:val="goog_rdk_4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18370798"/>
        <w:tag w:val="goog_rdk_426"/>
      </w:sdtPr>
      <w:sdtContent>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6884868"/>
              <w:tag w:val="goog_rdk_423"/>
            </w:sdtPr>
            <w:sdtContent>
              <w:ins w:author="Quyền Linh Pham van" w:id="0" w:date="2026-02-02T14:44:37Z">
                <w:sdt>
                  <w:sdtPr>
                    <w:id w:val="1015674899"/>
                    <w:tag w:val="goog_rdk_424"/>
                  </w:sdtPr>
                  <w:sdtContent>
                    <w:del w:author="Alpharius" w:id="4" w:date="2026-02-03T17:54:28Z"/>
                  </w:sdtContent>
                </w:sdt>
              </w:ins>
              <w:sdt>
                <w:sdtPr>
                  <w:id w:val="-1115961019"/>
                  <w:tag w:val="goog_rdk_4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33267200"/>
        <w:tag w:val="goog_rdk_430"/>
      </w:sdtPr>
      <w:sdtContent>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9102007"/>
              <w:tag w:val="goog_rdk_427"/>
            </w:sdtPr>
            <w:sdtContent>
              <w:ins w:author="Quyền Linh Pham van" w:id="0" w:date="2026-02-02T14:44:37Z">
                <w:sdt>
                  <w:sdtPr>
                    <w:id w:val="1140805125"/>
                    <w:tag w:val="goog_rdk_428"/>
                  </w:sdtPr>
                  <w:sdtContent>
                    <w:del w:author="Alpharius" w:id="4" w:date="2026-02-03T17:54:28Z"/>
                  </w:sdtContent>
                </w:sdt>
              </w:ins>
              <w:sdt>
                <w:sdtPr>
                  <w:id w:val="1751062908"/>
                  <w:tag w:val="goog_rdk_4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56202342"/>
        <w:tag w:val="goog_rdk_434"/>
      </w:sdtPr>
      <w:sdtContent>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57472415"/>
              <w:tag w:val="goog_rdk_431"/>
            </w:sdtPr>
            <w:sdtContent>
              <w:ins w:author="Quyền Linh Pham van" w:id="0" w:date="2026-02-02T14:44:37Z">
                <w:sdt>
                  <w:sdtPr>
                    <w:id w:val="853261756"/>
                    <w:tag w:val="goog_rdk_432"/>
                  </w:sdtPr>
                  <w:sdtContent>
                    <w:del w:author="Alpharius" w:id="4" w:date="2026-02-03T17:54:28Z"/>
                  </w:sdtContent>
                </w:sdt>
              </w:ins>
              <w:sdt>
                <w:sdtPr>
                  <w:id w:val="-610282630"/>
                  <w:tag w:val="goog_rdk_4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99089898"/>
        <w:tag w:val="goog_rdk_438"/>
      </w:sdtPr>
      <w:sdtContent>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4456970"/>
              <w:tag w:val="goog_rdk_435"/>
            </w:sdtPr>
            <w:sdtContent>
              <w:ins w:author="Quyền Linh Pham van" w:id="0" w:date="2026-02-02T14:44:37Z">
                <w:sdt>
                  <w:sdtPr>
                    <w:id w:val="607798525"/>
                    <w:tag w:val="goog_rdk_436"/>
                  </w:sdtPr>
                  <w:sdtContent>
                    <w:del w:author="Alpharius" w:id="4" w:date="2026-02-03T17:54:28Z"/>
                  </w:sdtContent>
                </w:sdt>
              </w:ins>
              <w:sdt>
                <w:sdtPr>
                  <w:id w:val="645145119"/>
                  <w:tag w:val="goog_rdk_4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1735723"/>
        <w:tag w:val="goog_rdk_442"/>
      </w:sdtPr>
      <w:sdtContent>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10987681"/>
              <w:tag w:val="goog_rdk_439"/>
            </w:sdtPr>
            <w:sdtContent>
              <w:ins w:author="Quyền Linh Pham van" w:id="0" w:date="2026-02-02T14:44:37Z">
                <w:sdt>
                  <w:sdtPr>
                    <w:id w:val="-746920213"/>
                    <w:tag w:val="goog_rdk_440"/>
                  </w:sdtPr>
                  <w:sdtContent>
                    <w:del w:author="Alpharius" w:id="4" w:date="2026-02-03T17:54:28Z"/>
                  </w:sdtContent>
                </w:sdt>
              </w:ins>
              <w:sdt>
                <w:sdtPr>
                  <w:id w:val="1227837931"/>
                  <w:tag w:val="goog_rdk_4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22026510"/>
        <w:tag w:val="goog_rdk_446"/>
      </w:sdtPr>
      <w:sdtContent>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52284271"/>
              <w:tag w:val="goog_rdk_443"/>
            </w:sdtPr>
            <w:sdtContent>
              <w:ins w:author="Quyền Linh Pham van" w:id="0" w:date="2026-02-02T14:44:37Z">
                <w:sdt>
                  <w:sdtPr>
                    <w:id w:val="-645717160"/>
                    <w:tag w:val="goog_rdk_444"/>
                  </w:sdtPr>
                  <w:sdtContent>
                    <w:del w:author="Alpharius" w:id="4" w:date="2026-02-03T17:54:28Z"/>
                  </w:sdtContent>
                </w:sdt>
              </w:ins>
              <w:sdt>
                <w:sdtPr>
                  <w:id w:val="-707362766"/>
                  <w:tag w:val="goog_rdk_4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0138342"/>
        <w:tag w:val="goog_rdk_450"/>
      </w:sdtPr>
      <w:sdtContent>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0128456"/>
              <w:tag w:val="goog_rdk_447"/>
            </w:sdtPr>
            <w:sdtContent>
              <w:ins w:author="Quyền Linh Pham van" w:id="0" w:date="2026-02-02T14:44:37Z">
                <w:sdt>
                  <w:sdtPr>
                    <w:id w:val="1664774878"/>
                    <w:tag w:val="goog_rdk_448"/>
                  </w:sdtPr>
                  <w:sdtContent>
                    <w:del w:author="Alpharius" w:id="4" w:date="2026-02-03T17:54:28Z"/>
                  </w:sdtContent>
                </w:sdt>
              </w:ins>
              <w:sdt>
                <w:sdtPr>
                  <w:id w:val="-91070696"/>
                  <w:tag w:val="goog_rdk_4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69139275"/>
        <w:tag w:val="goog_rdk_454"/>
      </w:sdtPr>
      <w:sdtContent>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9270407"/>
              <w:tag w:val="goog_rdk_451"/>
            </w:sdtPr>
            <w:sdtContent>
              <w:ins w:author="Quyền Linh Pham van" w:id="0" w:date="2026-02-02T14:44:37Z">
                <w:sdt>
                  <w:sdtPr>
                    <w:id w:val="1066923790"/>
                    <w:tag w:val="goog_rdk_452"/>
                  </w:sdtPr>
                  <w:sdtContent>
                    <w:del w:author="Alpharius" w:id="4" w:date="2026-02-03T17:54:28Z"/>
                  </w:sdtContent>
                </w:sdt>
              </w:ins>
              <w:sdt>
                <w:sdtPr>
                  <w:id w:val="-89844871"/>
                  <w:tag w:val="goog_rdk_4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04627188"/>
        <w:tag w:val="goog_rdk_458"/>
      </w:sdtPr>
      <w:sdtContent>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4012279"/>
              <w:tag w:val="goog_rdk_455"/>
            </w:sdtPr>
            <w:sdtContent>
              <w:ins w:author="Quyền Linh Pham van" w:id="0" w:date="2026-02-02T14:44:37Z">
                <w:sdt>
                  <w:sdtPr>
                    <w:id w:val="-1488009446"/>
                    <w:tag w:val="goog_rdk_456"/>
                  </w:sdtPr>
                  <w:sdtContent>
                    <w:del w:author="Alpharius" w:id="4" w:date="2026-02-03T17:54:28Z"/>
                  </w:sdtContent>
                </w:sdt>
              </w:ins>
              <w:sdt>
                <w:sdtPr>
                  <w:id w:val="1402829497"/>
                  <w:tag w:val="goog_rdk_4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25584730"/>
        <w:tag w:val="goog_rdk_462"/>
      </w:sdtPr>
      <w:sdtContent>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7120864"/>
              <w:tag w:val="goog_rdk_459"/>
            </w:sdtPr>
            <w:sdtContent>
              <w:ins w:author="Quyền Linh Pham van" w:id="0" w:date="2026-02-02T14:44:37Z">
                <w:sdt>
                  <w:sdtPr>
                    <w:id w:val="174753818"/>
                    <w:tag w:val="goog_rdk_460"/>
                  </w:sdtPr>
                  <w:sdtContent>
                    <w:del w:author="Alpharius" w:id="4" w:date="2026-02-03T17:54:28Z"/>
                  </w:sdtContent>
                </w:sdt>
              </w:ins>
              <w:sdt>
                <w:sdtPr>
                  <w:id w:val="-1929419448"/>
                  <w:tag w:val="goog_rdk_4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56458372"/>
        <w:tag w:val="goog_rdk_466"/>
      </w:sdtPr>
      <w:sdtContent>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83646034"/>
              <w:tag w:val="goog_rdk_463"/>
            </w:sdtPr>
            <w:sdtContent>
              <w:ins w:author="Quyền Linh Pham van" w:id="0" w:date="2026-02-02T14:44:37Z">
                <w:sdt>
                  <w:sdtPr>
                    <w:id w:val="2067676080"/>
                    <w:tag w:val="goog_rdk_464"/>
                  </w:sdtPr>
                  <w:sdtContent>
                    <w:del w:author="Alpharius" w:id="4" w:date="2026-02-03T17:54:28Z"/>
                  </w:sdtContent>
                </w:sdt>
              </w:ins>
              <w:sdt>
                <w:sdtPr>
                  <w:id w:val="482513632"/>
                  <w:tag w:val="goog_rdk_4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97742606"/>
        <w:tag w:val="goog_rdk_470"/>
      </w:sdtPr>
      <w:sdtContent>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88047830"/>
              <w:tag w:val="goog_rdk_467"/>
            </w:sdtPr>
            <w:sdtContent>
              <w:ins w:author="Quyền Linh Pham van" w:id="0" w:date="2026-02-02T14:44:37Z">
                <w:sdt>
                  <w:sdtPr>
                    <w:id w:val="-534548773"/>
                    <w:tag w:val="goog_rdk_468"/>
                  </w:sdtPr>
                  <w:sdtContent>
                    <w:del w:author="Alpharius" w:id="4" w:date="2026-02-03T17:54:28Z"/>
                  </w:sdtContent>
                </w:sdt>
              </w:ins>
              <w:sdt>
                <w:sdtPr>
                  <w:id w:val="-752846908"/>
                  <w:tag w:val="goog_rdk_4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65762346"/>
        <w:tag w:val="goog_rdk_474"/>
      </w:sdtPr>
      <w:sdtContent>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15436701"/>
              <w:tag w:val="goog_rdk_471"/>
            </w:sdtPr>
            <w:sdtContent>
              <w:ins w:author="Quyền Linh Pham van" w:id="0" w:date="2026-02-02T14:44:37Z">
                <w:sdt>
                  <w:sdtPr>
                    <w:id w:val="15743458"/>
                    <w:tag w:val="goog_rdk_472"/>
                  </w:sdtPr>
                  <w:sdtContent>
                    <w:del w:author="Alpharius" w:id="4" w:date="2026-02-03T17:54:28Z"/>
                  </w:sdtContent>
                </w:sdt>
              </w:ins>
              <w:sdt>
                <w:sdtPr>
                  <w:id w:val="-529850701"/>
                  <w:tag w:val="goog_rdk_4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38894972"/>
        <w:tag w:val="goog_rdk_478"/>
      </w:sdtPr>
      <w:sdtContent>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75525082"/>
              <w:tag w:val="goog_rdk_475"/>
            </w:sdtPr>
            <w:sdtContent>
              <w:ins w:author="Quyền Linh Pham van" w:id="0" w:date="2026-02-02T14:44:37Z">
                <w:sdt>
                  <w:sdtPr>
                    <w:id w:val="1207875699"/>
                    <w:tag w:val="goog_rdk_476"/>
                  </w:sdtPr>
                  <w:sdtContent>
                    <w:del w:author="Alpharius" w:id="4" w:date="2026-02-03T17:54:28Z"/>
                  </w:sdtContent>
                </w:sdt>
              </w:ins>
              <w:sdt>
                <w:sdtPr>
                  <w:id w:val="139831576"/>
                  <w:tag w:val="goog_rdk_4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64128631"/>
        <w:tag w:val="goog_rdk_482"/>
      </w:sdtPr>
      <w:sdtContent>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52524490"/>
              <w:tag w:val="goog_rdk_479"/>
            </w:sdtPr>
            <w:sdtContent>
              <w:ins w:author="Quyền Linh Pham van" w:id="0" w:date="2026-02-02T14:44:37Z">
                <w:sdt>
                  <w:sdtPr>
                    <w:id w:val="-748623665"/>
                    <w:tag w:val="goog_rdk_480"/>
                  </w:sdtPr>
                  <w:sdtContent>
                    <w:del w:author="Alpharius" w:id="4" w:date="2026-02-03T17:54:28Z"/>
                  </w:sdtContent>
                </w:sdt>
              </w:ins>
              <w:sdt>
                <w:sdtPr>
                  <w:id w:val="-881768734"/>
                  <w:tag w:val="goog_rdk_4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87993186"/>
        <w:tag w:val="goog_rdk_486"/>
      </w:sdtPr>
      <w:sdtContent>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25963710"/>
              <w:tag w:val="goog_rdk_483"/>
            </w:sdtPr>
            <w:sdtContent>
              <w:ins w:author="Quyền Linh Pham van" w:id="0" w:date="2026-02-02T14:44:37Z">
                <w:sdt>
                  <w:sdtPr>
                    <w:id w:val="1336417720"/>
                    <w:tag w:val="goog_rdk_484"/>
                  </w:sdtPr>
                  <w:sdtContent>
                    <w:del w:author="Alpharius" w:id="4" w:date="2026-02-03T17:54:28Z"/>
                  </w:sdtContent>
                </w:sdt>
              </w:ins>
              <w:sdt>
                <w:sdtPr>
                  <w:id w:val="-639130820"/>
                  <w:tag w:val="goog_rdk_4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64263743"/>
        <w:tag w:val="goog_rdk_490"/>
      </w:sdtPr>
      <w:sdtContent>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82315687"/>
              <w:tag w:val="goog_rdk_487"/>
            </w:sdtPr>
            <w:sdtContent>
              <w:ins w:author="Quyền Linh Pham van" w:id="0" w:date="2026-02-02T14:44:37Z">
                <w:sdt>
                  <w:sdtPr>
                    <w:id w:val="1287613477"/>
                    <w:tag w:val="goog_rdk_488"/>
                  </w:sdtPr>
                  <w:sdtContent>
                    <w:del w:author="Alpharius" w:id="4" w:date="2026-02-03T17:54:28Z"/>
                  </w:sdtContent>
                </w:sdt>
              </w:ins>
              <w:sdt>
                <w:sdtPr>
                  <w:id w:val="-1376903346"/>
                  <w:tag w:val="goog_rdk_4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51306722"/>
        <w:tag w:val="goog_rdk_494"/>
      </w:sdtPr>
      <w:sdtContent>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68498281"/>
              <w:tag w:val="goog_rdk_491"/>
            </w:sdtPr>
            <w:sdtContent>
              <w:ins w:author="Quyền Linh Pham van" w:id="0" w:date="2026-02-02T14:44:37Z">
                <w:sdt>
                  <w:sdtPr>
                    <w:id w:val="-50542768"/>
                    <w:tag w:val="goog_rdk_492"/>
                  </w:sdtPr>
                  <w:sdtContent>
                    <w:del w:author="Alpharius" w:id="4" w:date="2026-02-03T17:54:28Z"/>
                  </w:sdtContent>
                </w:sdt>
              </w:ins>
              <w:sdt>
                <w:sdtPr>
                  <w:id w:val="-1320460689"/>
                  <w:tag w:val="goog_rdk_4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85276522"/>
        <w:tag w:val="goog_rdk_498"/>
      </w:sdtPr>
      <w:sdtContent>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87409500"/>
              <w:tag w:val="goog_rdk_495"/>
            </w:sdtPr>
            <w:sdtContent>
              <w:ins w:author="Quyền Linh Pham van" w:id="0" w:date="2026-02-02T14:44:37Z">
                <w:sdt>
                  <w:sdtPr>
                    <w:id w:val="-251875337"/>
                    <w:tag w:val="goog_rdk_496"/>
                  </w:sdtPr>
                  <w:sdtContent>
                    <w:del w:author="Alpharius" w:id="4" w:date="2026-02-03T17:54:28Z"/>
                  </w:sdtContent>
                </w:sdt>
              </w:ins>
              <w:sdt>
                <w:sdtPr>
                  <w:id w:val="1406333331"/>
                  <w:tag w:val="goog_rdk_4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58289575"/>
        <w:tag w:val="goog_rdk_502"/>
      </w:sdtPr>
      <w:sdtContent>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0963214"/>
              <w:tag w:val="goog_rdk_499"/>
            </w:sdtPr>
            <w:sdtContent>
              <w:ins w:author="Quyền Linh Pham van" w:id="0" w:date="2026-02-02T14:44:37Z">
                <w:sdt>
                  <w:sdtPr>
                    <w:id w:val="-1369922238"/>
                    <w:tag w:val="goog_rdk_500"/>
                  </w:sdtPr>
                  <w:sdtContent>
                    <w:del w:author="Alpharius" w:id="4" w:date="2026-02-03T17:54:28Z"/>
                  </w:sdtContent>
                </w:sdt>
              </w:ins>
              <w:sdt>
                <w:sdtPr>
                  <w:id w:val="1227960967"/>
                  <w:tag w:val="goog_rdk_5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751383"/>
        <w:tag w:val="goog_rdk_506"/>
      </w:sdtPr>
      <w:sdtContent>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8092181"/>
              <w:tag w:val="goog_rdk_503"/>
            </w:sdtPr>
            <w:sdtContent>
              <w:ins w:author="Quyền Linh Pham van" w:id="0" w:date="2026-02-02T14:44:37Z">
                <w:sdt>
                  <w:sdtPr>
                    <w:id w:val="1712375666"/>
                    <w:tag w:val="goog_rdk_504"/>
                  </w:sdtPr>
                  <w:sdtContent>
                    <w:del w:author="Alpharius" w:id="4" w:date="2026-02-03T17:54:28Z"/>
                  </w:sdtContent>
                </w:sdt>
              </w:ins>
              <w:sdt>
                <w:sdtPr>
                  <w:id w:val="520328323"/>
                  <w:tag w:val="goog_rdk_5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38646837"/>
        <w:tag w:val="goog_rdk_510"/>
      </w:sdtPr>
      <w:sdtContent>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29637248"/>
              <w:tag w:val="goog_rdk_507"/>
            </w:sdtPr>
            <w:sdtContent>
              <w:ins w:author="Quyền Linh Pham van" w:id="0" w:date="2026-02-02T14:44:37Z">
                <w:sdt>
                  <w:sdtPr>
                    <w:id w:val="1876251031"/>
                    <w:tag w:val="goog_rdk_508"/>
                  </w:sdtPr>
                  <w:sdtContent>
                    <w:del w:author="Alpharius" w:id="4" w:date="2026-02-03T17:54:28Z"/>
                  </w:sdtContent>
                </w:sdt>
              </w:ins>
              <w:sdt>
                <w:sdtPr>
                  <w:id w:val="692582697"/>
                  <w:tag w:val="goog_rdk_5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67170156"/>
        <w:tag w:val="goog_rdk_514"/>
      </w:sdtPr>
      <w:sdtContent>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1018832"/>
              <w:tag w:val="goog_rdk_511"/>
            </w:sdtPr>
            <w:sdtContent>
              <w:ins w:author="Quyền Linh Pham van" w:id="0" w:date="2026-02-02T14:44:37Z">
                <w:sdt>
                  <w:sdtPr>
                    <w:id w:val="326949467"/>
                    <w:tag w:val="goog_rdk_512"/>
                  </w:sdtPr>
                  <w:sdtContent>
                    <w:del w:author="Alpharius" w:id="4" w:date="2026-02-03T17:54:28Z"/>
                  </w:sdtContent>
                </w:sdt>
              </w:ins>
              <w:sdt>
                <w:sdtPr>
                  <w:id w:val="-1763190883"/>
                  <w:tag w:val="goog_rdk_5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89019002"/>
        <w:tag w:val="goog_rdk_518"/>
      </w:sdtPr>
      <w:sdtContent>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8531457"/>
              <w:tag w:val="goog_rdk_515"/>
            </w:sdtPr>
            <w:sdtContent>
              <w:ins w:author="Quyền Linh Pham van" w:id="0" w:date="2026-02-02T14:44:37Z">
                <w:sdt>
                  <w:sdtPr>
                    <w:id w:val="136349686"/>
                    <w:tag w:val="goog_rdk_516"/>
                  </w:sdtPr>
                  <w:sdtContent>
                    <w:del w:author="Alpharius" w:id="4" w:date="2026-02-03T17:54:28Z"/>
                  </w:sdtContent>
                </w:sdt>
              </w:ins>
              <w:sdt>
                <w:sdtPr>
                  <w:id w:val="1523203549"/>
                  <w:tag w:val="goog_rdk_5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46651946"/>
        <w:tag w:val="goog_rdk_522"/>
      </w:sdtPr>
      <w:sdtContent>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97572185"/>
              <w:tag w:val="goog_rdk_519"/>
            </w:sdtPr>
            <w:sdtContent>
              <w:ins w:author="Quyền Linh Pham van" w:id="0" w:date="2026-02-02T14:44:37Z">
                <w:sdt>
                  <w:sdtPr>
                    <w:id w:val="-1966104240"/>
                    <w:tag w:val="goog_rdk_520"/>
                  </w:sdtPr>
                  <w:sdtContent>
                    <w:del w:author="Alpharius" w:id="4" w:date="2026-02-03T17:54:28Z"/>
                  </w:sdtContent>
                </w:sdt>
              </w:ins>
              <w:sdt>
                <w:sdtPr>
                  <w:id w:val="-2086011968"/>
                  <w:tag w:val="goog_rdk_5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32404394"/>
        <w:tag w:val="goog_rdk_526"/>
      </w:sdtPr>
      <w:sdtContent>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3602449"/>
              <w:tag w:val="goog_rdk_523"/>
            </w:sdtPr>
            <w:sdtContent>
              <w:ins w:author="Quyền Linh Pham van" w:id="0" w:date="2026-02-02T14:44:37Z">
                <w:sdt>
                  <w:sdtPr>
                    <w:id w:val="332409514"/>
                    <w:tag w:val="goog_rdk_524"/>
                  </w:sdtPr>
                  <w:sdtContent>
                    <w:del w:author="Alpharius" w:id="4" w:date="2026-02-03T17:54:28Z"/>
                  </w:sdtContent>
                </w:sdt>
              </w:ins>
              <w:sdt>
                <w:sdtPr>
                  <w:id w:val="-164921111"/>
                  <w:tag w:val="goog_rdk_5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93137622"/>
        <w:tag w:val="goog_rdk_530"/>
      </w:sdtPr>
      <w:sdtContent>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70690862"/>
              <w:tag w:val="goog_rdk_527"/>
            </w:sdtPr>
            <w:sdtContent>
              <w:ins w:author="Quyền Linh Pham van" w:id="0" w:date="2026-02-02T14:44:37Z">
                <w:sdt>
                  <w:sdtPr>
                    <w:id w:val="993162669"/>
                    <w:tag w:val="goog_rdk_528"/>
                  </w:sdtPr>
                  <w:sdtContent>
                    <w:del w:author="Alpharius" w:id="4" w:date="2026-02-03T17:54:28Z"/>
                  </w:sdtContent>
                </w:sdt>
              </w:ins>
              <w:sdt>
                <w:sdtPr>
                  <w:id w:val="630733931"/>
                  <w:tag w:val="goog_rdk_5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40655119"/>
        <w:tag w:val="goog_rdk_534"/>
      </w:sdtPr>
      <w:sdtContent>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1134033"/>
              <w:tag w:val="goog_rdk_531"/>
            </w:sdtPr>
            <w:sdtContent>
              <w:ins w:author="Quyền Linh Pham van" w:id="0" w:date="2026-02-02T14:44:37Z">
                <w:sdt>
                  <w:sdtPr>
                    <w:id w:val="-228993037"/>
                    <w:tag w:val="goog_rdk_532"/>
                  </w:sdtPr>
                  <w:sdtContent>
                    <w:del w:author="Alpharius" w:id="4" w:date="2026-02-03T17:54:28Z"/>
                  </w:sdtContent>
                </w:sdt>
              </w:ins>
              <w:sdt>
                <w:sdtPr>
                  <w:id w:val="276531043"/>
                  <w:tag w:val="goog_rdk_5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96089131"/>
        <w:tag w:val="goog_rdk_538"/>
      </w:sdtPr>
      <w:sdtContent>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3247666"/>
              <w:tag w:val="goog_rdk_535"/>
            </w:sdtPr>
            <w:sdtContent>
              <w:ins w:author="Quyền Linh Pham van" w:id="0" w:date="2026-02-02T14:44:37Z">
                <w:sdt>
                  <w:sdtPr>
                    <w:id w:val="-1438323700"/>
                    <w:tag w:val="goog_rdk_536"/>
                  </w:sdtPr>
                  <w:sdtContent>
                    <w:del w:author="Alpharius" w:id="4" w:date="2026-02-03T17:54:28Z"/>
                  </w:sdtContent>
                </w:sdt>
              </w:ins>
              <w:sdt>
                <w:sdtPr>
                  <w:id w:val="727673091"/>
                  <w:tag w:val="goog_rdk_5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67281215"/>
        <w:tag w:val="goog_rdk_542"/>
      </w:sdtPr>
      <w:sdtContent>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6543865"/>
              <w:tag w:val="goog_rdk_539"/>
            </w:sdtPr>
            <w:sdtContent>
              <w:ins w:author="Quyền Linh Pham van" w:id="0" w:date="2026-02-02T14:44:37Z">
                <w:sdt>
                  <w:sdtPr>
                    <w:id w:val="-1944842376"/>
                    <w:tag w:val="goog_rdk_540"/>
                  </w:sdtPr>
                  <w:sdtContent>
                    <w:del w:author="Alpharius" w:id="4" w:date="2026-02-03T17:54:28Z"/>
                  </w:sdtContent>
                </w:sdt>
              </w:ins>
              <w:sdt>
                <w:sdtPr>
                  <w:id w:val="223723129"/>
                  <w:tag w:val="goog_rdk_5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52096033"/>
        <w:tag w:val="goog_rdk_546"/>
      </w:sdtPr>
      <w:sdtContent>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1817913"/>
              <w:tag w:val="goog_rdk_543"/>
            </w:sdtPr>
            <w:sdtContent>
              <w:ins w:author="Quyền Linh Pham van" w:id="0" w:date="2026-02-02T14:44:37Z">
                <w:sdt>
                  <w:sdtPr>
                    <w:id w:val="2093810728"/>
                    <w:tag w:val="goog_rdk_544"/>
                  </w:sdtPr>
                  <w:sdtContent>
                    <w:del w:author="Alpharius" w:id="4" w:date="2026-02-03T17:54:28Z"/>
                  </w:sdtContent>
                </w:sdt>
              </w:ins>
              <w:sdt>
                <w:sdtPr>
                  <w:id w:val="873762902"/>
                  <w:tag w:val="goog_rdk_5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11064983"/>
        <w:tag w:val="goog_rdk_550"/>
      </w:sdtPr>
      <w:sdtContent>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4712796"/>
              <w:tag w:val="goog_rdk_547"/>
            </w:sdtPr>
            <w:sdtContent>
              <w:ins w:author="Quyền Linh Pham van" w:id="0" w:date="2026-02-02T14:44:37Z">
                <w:sdt>
                  <w:sdtPr>
                    <w:id w:val="350676878"/>
                    <w:tag w:val="goog_rdk_548"/>
                  </w:sdtPr>
                  <w:sdtContent>
                    <w:del w:author="Alpharius" w:id="4" w:date="2026-02-03T17:54:28Z"/>
                  </w:sdtContent>
                </w:sdt>
              </w:ins>
              <w:sdt>
                <w:sdtPr>
                  <w:id w:val="1886563076"/>
                  <w:tag w:val="goog_rdk_5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03432273"/>
        <w:tag w:val="goog_rdk_554"/>
      </w:sdtPr>
      <w:sdtContent>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9039820"/>
              <w:tag w:val="goog_rdk_551"/>
            </w:sdtPr>
            <w:sdtContent>
              <w:ins w:author="Quyền Linh Pham van" w:id="0" w:date="2026-02-02T14:44:37Z">
                <w:sdt>
                  <w:sdtPr>
                    <w:id w:val="33678717"/>
                    <w:tag w:val="goog_rdk_552"/>
                  </w:sdtPr>
                  <w:sdtContent>
                    <w:del w:author="Alpharius" w:id="4" w:date="2026-02-03T17:54:28Z"/>
                  </w:sdtContent>
                </w:sdt>
              </w:ins>
              <w:sdt>
                <w:sdtPr>
                  <w:id w:val="-331106478"/>
                  <w:tag w:val="goog_rdk_5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23344608"/>
        <w:tag w:val="goog_rdk_558"/>
      </w:sdtPr>
      <w:sdtContent>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973897"/>
              <w:tag w:val="goog_rdk_555"/>
            </w:sdtPr>
            <w:sdtContent>
              <w:ins w:author="Quyền Linh Pham van" w:id="0" w:date="2026-02-02T14:44:37Z">
                <w:sdt>
                  <w:sdtPr>
                    <w:id w:val="-476949456"/>
                    <w:tag w:val="goog_rdk_556"/>
                  </w:sdtPr>
                  <w:sdtContent>
                    <w:del w:author="Alpharius" w:id="4" w:date="2026-02-03T17:54:28Z"/>
                  </w:sdtContent>
                </w:sdt>
              </w:ins>
              <w:sdt>
                <w:sdtPr>
                  <w:id w:val="-130978531"/>
                  <w:tag w:val="goog_rdk_5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56211216"/>
        <w:tag w:val="goog_rdk_562"/>
      </w:sdtPr>
      <w:sdtContent>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3268611"/>
              <w:tag w:val="goog_rdk_559"/>
            </w:sdtPr>
            <w:sdtContent>
              <w:ins w:author="Quyền Linh Pham van" w:id="0" w:date="2026-02-02T14:44:37Z">
                <w:sdt>
                  <w:sdtPr>
                    <w:id w:val="-1267258391"/>
                    <w:tag w:val="goog_rdk_560"/>
                  </w:sdtPr>
                  <w:sdtContent>
                    <w:del w:author="Alpharius" w:id="4" w:date="2026-02-03T17:54:28Z"/>
                  </w:sdtContent>
                </w:sdt>
              </w:ins>
              <w:sdt>
                <w:sdtPr>
                  <w:id w:val="796500973"/>
                  <w:tag w:val="goog_rdk_5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24134923"/>
        <w:tag w:val="goog_rdk_566"/>
      </w:sdtPr>
      <w:sdtContent>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2828258"/>
              <w:tag w:val="goog_rdk_563"/>
            </w:sdtPr>
            <w:sdtContent>
              <w:ins w:author="Quyền Linh Pham van" w:id="0" w:date="2026-02-02T14:44:37Z">
                <w:sdt>
                  <w:sdtPr>
                    <w:id w:val="1102051891"/>
                    <w:tag w:val="goog_rdk_564"/>
                  </w:sdtPr>
                  <w:sdtContent>
                    <w:del w:author="Alpharius" w:id="4" w:date="2026-02-03T17:54:28Z"/>
                  </w:sdtContent>
                </w:sdt>
              </w:ins>
              <w:sdt>
                <w:sdtPr>
                  <w:id w:val="279924650"/>
                  <w:tag w:val="goog_rdk_5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98421355"/>
        <w:tag w:val="goog_rdk_570"/>
      </w:sdtPr>
      <w:sdtContent>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5288641"/>
              <w:tag w:val="goog_rdk_567"/>
            </w:sdtPr>
            <w:sdtContent>
              <w:ins w:author="Quyền Linh Pham van" w:id="0" w:date="2026-02-02T14:44:37Z">
                <w:sdt>
                  <w:sdtPr>
                    <w:id w:val="1005504399"/>
                    <w:tag w:val="goog_rdk_568"/>
                  </w:sdtPr>
                  <w:sdtContent>
                    <w:del w:author="Alpharius" w:id="4" w:date="2026-02-03T17:54:28Z"/>
                  </w:sdtContent>
                </w:sdt>
              </w:ins>
              <w:sdt>
                <w:sdtPr>
                  <w:id w:val="167687867"/>
                  <w:tag w:val="goog_rdk_5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0069441"/>
        <w:tag w:val="goog_rdk_574"/>
      </w:sdtPr>
      <w:sdtContent>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76079307"/>
              <w:tag w:val="goog_rdk_571"/>
            </w:sdtPr>
            <w:sdtContent>
              <w:ins w:author="Quyền Linh Pham van" w:id="0" w:date="2026-02-02T14:44:37Z">
                <w:sdt>
                  <w:sdtPr>
                    <w:id w:val="-1126787497"/>
                    <w:tag w:val="goog_rdk_572"/>
                  </w:sdtPr>
                  <w:sdtContent>
                    <w:del w:author="Alpharius" w:id="4" w:date="2026-02-03T17:54:28Z"/>
                  </w:sdtContent>
                </w:sdt>
              </w:ins>
              <w:sdt>
                <w:sdtPr>
                  <w:id w:val="-1924961559"/>
                  <w:tag w:val="goog_rdk_5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56197878"/>
        <w:tag w:val="goog_rdk_578"/>
      </w:sdtPr>
      <w:sdtContent>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4262647"/>
              <w:tag w:val="goog_rdk_575"/>
            </w:sdtPr>
            <w:sdtContent>
              <w:ins w:author="Quyền Linh Pham van" w:id="0" w:date="2026-02-02T14:44:37Z">
                <w:sdt>
                  <w:sdtPr>
                    <w:id w:val="-342399083"/>
                    <w:tag w:val="goog_rdk_576"/>
                  </w:sdtPr>
                  <w:sdtContent>
                    <w:del w:author="Alpharius" w:id="4" w:date="2026-02-03T17:54:28Z"/>
                  </w:sdtContent>
                </w:sdt>
              </w:ins>
              <w:sdt>
                <w:sdtPr>
                  <w:id w:val="12112919"/>
                  <w:tag w:val="goog_rdk_5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67373224"/>
        <w:tag w:val="goog_rdk_582"/>
      </w:sdtPr>
      <w:sdtContent>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7409202"/>
              <w:tag w:val="goog_rdk_579"/>
            </w:sdtPr>
            <w:sdtContent>
              <w:ins w:author="Quyền Linh Pham van" w:id="0" w:date="2026-02-02T14:44:37Z">
                <w:sdt>
                  <w:sdtPr>
                    <w:id w:val="-41618837"/>
                    <w:tag w:val="goog_rdk_580"/>
                  </w:sdtPr>
                  <w:sdtContent>
                    <w:del w:author="Alpharius" w:id="4" w:date="2026-02-03T17:54:28Z"/>
                  </w:sdtContent>
                </w:sdt>
              </w:ins>
              <w:sdt>
                <w:sdtPr>
                  <w:id w:val="208950739"/>
                  <w:tag w:val="goog_rdk_5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92057744"/>
        <w:tag w:val="goog_rdk_586"/>
      </w:sdtPr>
      <w:sdtContent>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80319293"/>
              <w:tag w:val="goog_rdk_583"/>
            </w:sdtPr>
            <w:sdtContent>
              <w:ins w:author="Quyền Linh Pham van" w:id="0" w:date="2026-02-02T14:44:37Z">
                <w:sdt>
                  <w:sdtPr>
                    <w:id w:val="-2139260508"/>
                    <w:tag w:val="goog_rdk_584"/>
                  </w:sdtPr>
                  <w:sdtContent>
                    <w:del w:author="Alpharius" w:id="4" w:date="2026-02-03T17:54:28Z"/>
                  </w:sdtContent>
                </w:sdt>
              </w:ins>
              <w:sdt>
                <w:sdtPr>
                  <w:id w:val="-1486201332"/>
                  <w:tag w:val="goog_rdk_5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03718243"/>
        <w:tag w:val="goog_rdk_590"/>
      </w:sdtPr>
      <w:sdtContent>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07329369"/>
              <w:tag w:val="goog_rdk_587"/>
            </w:sdtPr>
            <w:sdtContent>
              <w:ins w:author="Quyền Linh Pham van" w:id="0" w:date="2026-02-02T14:44:37Z">
                <w:sdt>
                  <w:sdtPr>
                    <w:id w:val="2092591863"/>
                    <w:tag w:val="goog_rdk_588"/>
                  </w:sdtPr>
                  <w:sdtContent>
                    <w:del w:author="Alpharius" w:id="4" w:date="2026-02-03T17:54:28Z"/>
                  </w:sdtContent>
                </w:sdt>
              </w:ins>
              <w:sdt>
                <w:sdtPr>
                  <w:id w:val="2025711537"/>
                  <w:tag w:val="goog_rdk_5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9334178"/>
        <w:tag w:val="goog_rdk_594"/>
      </w:sdtPr>
      <w:sdtContent>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8495442"/>
              <w:tag w:val="goog_rdk_591"/>
            </w:sdtPr>
            <w:sdtContent>
              <w:ins w:author="Quyền Linh Pham van" w:id="0" w:date="2026-02-02T14:44:37Z">
                <w:sdt>
                  <w:sdtPr>
                    <w:id w:val="70563274"/>
                    <w:tag w:val="goog_rdk_592"/>
                  </w:sdtPr>
                  <w:sdtContent>
                    <w:del w:author="Alpharius" w:id="4" w:date="2026-02-03T17:54:28Z"/>
                  </w:sdtContent>
                </w:sdt>
              </w:ins>
              <w:sdt>
                <w:sdtPr>
                  <w:id w:val="1204043032"/>
                  <w:tag w:val="goog_rdk_5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16491860"/>
        <w:tag w:val="goog_rdk_598"/>
      </w:sdtPr>
      <w:sdtContent>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35282948"/>
              <w:tag w:val="goog_rdk_595"/>
            </w:sdtPr>
            <w:sdtContent>
              <w:ins w:author="Quyền Linh Pham van" w:id="0" w:date="2026-02-02T14:44:37Z">
                <w:sdt>
                  <w:sdtPr>
                    <w:id w:val="-1654455312"/>
                    <w:tag w:val="goog_rdk_596"/>
                  </w:sdtPr>
                  <w:sdtContent>
                    <w:del w:author="Alpharius" w:id="4" w:date="2026-02-03T17:54:28Z"/>
                  </w:sdtContent>
                </w:sdt>
              </w:ins>
              <w:sdt>
                <w:sdtPr>
                  <w:id w:val="-1094907698"/>
                  <w:tag w:val="goog_rdk_5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81967129"/>
        <w:tag w:val="goog_rdk_602"/>
      </w:sdtPr>
      <w:sdtContent>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6343142"/>
              <w:tag w:val="goog_rdk_599"/>
            </w:sdtPr>
            <w:sdtContent>
              <w:ins w:author="Quyền Linh Pham van" w:id="0" w:date="2026-02-02T14:44:37Z">
                <w:sdt>
                  <w:sdtPr>
                    <w:id w:val="805322260"/>
                    <w:tag w:val="goog_rdk_600"/>
                  </w:sdtPr>
                  <w:sdtContent>
                    <w:del w:author="Alpharius" w:id="4" w:date="2026-02-03T17:54:28Z"/>
                  </w:sdtContent>
                </w:sdt>
              </w:ins>
              <w:sdt>
                <w:sdtPr>
                  <w:id w:val="771816084"/>
                  <w:tag w:val="goog_rdk_6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6632986"/>
        <w:tag w:val="goog_rdk_606"/>
      </w:sdtPr>
      <w:sdtContent>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83333560"/>
              <w:tag w:val="goog_rdk_603"/>
            </w:sdtPr>
            <w:sdtContent>
              <w:ins w:author="Quyền Linh Pham van" w:id="0" w:date="2026-02-02T14:44:37Z">
                <w:sdt>
                  <w:sdtPr>
                    <w:id w:val="-1292038352"/>
                    <w:tag w:val="goog_rdk_604"/>
                  </w:sdtPr>
                  <w:sdtContent>
                    <w:del w:author="Alpharius" w:id="4" w:date="2026-02-03T17:54:28Z"/>
                  </w:sdtContent>
                </w:sdt>
              </w:ins>
              <w:sdt>
                <w:sdtPr>
                  <w:id w:val="261592402"/>
                  <w:tag w:val="goog_rdk_6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06729734"/>
        <w:tag w:val="goog_rdk_610"/>
      </w:sdtPr>
      <w:sdtContent>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0839745"/>
              <w:tag w:val="goog_rdk_607"/>
            </w:sdtPr>
            <w:sdtContent>
              <w:ins w:author="Quyền Linh Pham van" w:id="0" w:date="2026-02-02T14:44:37Z">
                <w:sdt>
                  <w:sdtPr>
                    <w:id w:val="2097105348"/>
                    <w:tag w:val="goog_rdk_608"/>
                  </w:sdtPr>
                  <w:sdtContent>
                    <w:del w:author="Alpharius" w:id="4" w:date="2026-02-03T17:54:28Z"/>
                  </w:sdtContent>
                </w:sdt>
              </w:ins>
              <w:sdt>
                <w:sdtPr>
                  <w:id w:val="436136287"/>
                  <w:tag w:val="goog_rdk_6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44100183"/>
        <w:tag w:val="goog_rdk_614"/>
      </w:sdtPr>
      <w:sdtContent>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2837661"/>
              <w:tag w:val="goog_rdk_611"/>
            </w:sdtPr>
            <w:sdtContent>
              <w:ins w:author="Quyền Linh Pham van" w:id="0" w:date="2026-02-02T14:44:37Z">
                <w:sdt>
                  <w:sdtPr>
                    <w:id w:val="1528717781"/>
                    <w:tag w:val="goog_rdk_612"/>
                  </w:sdtPr>
                  <w:sdtContent>
                    <w:del w:author="Alpharius" w:id="4" w:date="2026-02-03T17:54:28Z"/>
                  </w:sdtContent>
                </w:sdt>
              </w:ins>
              <w:sdt>
                <w:sdtPr>
                  <w:id w:val="-592032367"/>
                  <w:tag w:val="goog_rdk_6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14371402"/>
        <w:tag w:val="goog_rdk_618"/>
      </w:sdtPr>
      <w:sdtContent>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54324547"/>
              <w:tag w:val="goog_rdk_615"/>
            </w:sdtPr>
            <w:sdtContent>
              <w:ins w:author="Quyền Linh Pham van" w:id="0" w:date="2026-02-02T14:44:37Z">
                <w:sdt>
                  <w:sdtPr>
                    <w:id w:val="908354681"/>
                    <w:tag w:val="goog_rdk_616"/>
                  </w:sdtPr>
                  <w:sdtContent>
                    <w:del w:author="Alpharius" w:id="4" w:date="2026-02-03T17:54:28Z"/>
                  </w:sdtContent>
                </w:sdt>
              </w:ins>
              <w:sdt>
                <w:sdtPr>
                  <w:id w:val="1443848101"/>
                  <w:tag w:val="goog_rdk_6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9890265"/>
        <w:tag w:val="goog_rdk_622"/>
      </w:sdtPr>
      <w:sdtContent>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78878964"/>
              <w:tag w:val="goog_rdk_619"/>
            </w:sdtPr>
            <w:sdtContent>
              <w:ins w:author="Quyền Linh Pham van" w:id="0" w:date="2026-02-02T14:44:37Z">
                <w:sdt>
                  <w:sdtPr>
                    <w:id w:val="1136597284"/>
                    <w:tag w:val="goog_rdk_620"/>
                  </w:sdtPr>
                  <w:sdtContent>
                    <w:del w:author="Alpharius" w:id="4" w:date="2026-02-03T17:54:28Z"/>
                  </w:sdtContent>
                </w:sdt>
              </w:ins>
              <w:sdt>
                <w:sdtPr>
                  <w:id w:val="673634393"/>
                  <w:tag w:val="goog_rdk_6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23595331"/>
        <w:tag w:val="goog_rdk_626"/>
      </w:sdtPr>
      <w:sdtContent>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4164794"/>
              <w:tag w:val="goog_rdk_623"/>
            </w:sdtPr>
            <w:sdtContent>
              <w:ins w:author="Quyền Linh Pham van" w:id="0" w:date="2026-02-02T14:44:37Z">
                <w:sdt>
                  <w:sdtPr>
                    <w:id w:val="1627208366"/>
                    <w:tag w:val="goog_rdk_624"/>
                  </w:sdtPr>
                  <w:sdtContent>
                    <w:del w:author="Alpharius" w:id="4" w:date="2026-02-03T17:54:28Z"/>
                  </w:sdtContent>
                </w:sdt>
              </w:ins>
              <w:sdt>
                <w:sdtPr>
                  <w:id w:val="250675486"/>
                  <w:tag w:val="goog_rdk_6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26991023"/>
        <w:tag w:val="goog_rdk_630"/>
      </w:sdtPr>
      <w:sdtContent>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88682280"/>
              <w:tag w:val="goog_rdk_627"/>
            </w:sdtPr>
            <w:sdtContent>
              <w:ins w:author="Quyền Linh Pham van" w:id="0" w:date="2026-02-02T14:44:37Z">
                <w:sdt>
                  <w:sdtPr>
                    <w:id w:val="74444875"/>
                    <w:tag w:val="goog_rdk_628"/>
                  </w:sdtPr>
                  <w:sdtContent>
                    <w:del w:author="Alpharius" w:id="4" w:date="2026-02-03T17:54:28Z"/>
                  </w:sdtContent>
                </w:sdt>
              </w:ins>
              <w:sdt>
                <w:sdtPr>
                  <w:id w:val="-885271541"/>
                  <w:tag w:val="goog_rdk_6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44870289"/>
        <w:tag w:val="goog_rdk_634"/>
      </w:sdtPr>
      <w:sdtContent>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1845029"/>
              <w:tag w:val="goog_rdk_631"/>
            </w:sdtPr>
            <w:sdtContent>
              <w:ins w:author="Quyền Linh Pham van" w:id="0" w:date="2026-02-02T14:44:37Z">
                <w:sdt>
                  <w:sdtPr>
                    <w:id w:val="714143635"/>
                    <w:tag w:val="goog_rdk_632"/>
                  </w:sdtPr>
                  <w:sdtContent>
                    <w:del w:author="Alpharius" w:id="4" w:date="2026-02-03T17:54:28Z"/>
                  </w:sdtContent>
                </w:sdt>
              </w:ins>
              <w:sdt>
                <w:sdtPr>
                  <w:id w:val="-1163192599"/>
                  <w:tag w:val="goog_rdk_6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68734417"/>
        <w:tag w:val="goog_rdk_638"/>
      </w:sdtPr>
      <w:sdtContent>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38267678"/>
              <w:tag w:val="goog_rdk_635"/>
            </w:sdtPr>
            <w:sdtContent>
              <w:ins w:author="Quyền Linh Pham van" w:id="0" w:date="2026-02-02T14:44:37Z">
                <w:sdt>
                  <w:sdtPr>
                    <w:id w:val="350365265"/>
                    <w:tag w:val="goog_rdk_636"/>
                  </w:sdtPr>
                  <w:sdtContent>
                    <w:del w:author="Alpharius" w:id="4" w:date="2026-02-03T17:54:28Z"/>
                  </w:sdtContent>
                </w:sdt>
              </w:ins>
              <w:sdt>
                <w:sdtPr>
                  <w:id w:val="-213846020"/>
                  <w:tag w:val="goog_rdk_6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32155526"/>
        <w:tag w:val="goog_rdk_642"/>
      </w:sdtPr>
      <w:sdtContent>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90142080"/>
              <w:tag w:val="goog_rdk_639"/>
            </w:sdtPr>
            <w:sdtContent>
              <w:ins w:author="Quyền Linh Pham van" w:id="0" w:date="2026-02-02T14:44:37Z">
                <w:sdt>
                  <w:sdtPr>
                    <w:id w:val="-1243925604"/>
                    <w:tag w:val="goog_rdk_640"/>
                  </w:sdtPr>
                  <w:sdtContent>
                    <w:del w:author="Alpharius" w:id="4" w:date="2026-02-03T17:54:28Z"/>
                  </w:sdtContent>
                </w:sdt>
              </w:ins>
              <w:sdt>
                <w:sdtPr>
                  <w:id w:val="-1505756352"/>
                  <w:tag w:val="goog_rdk_6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97013386"/>
        <w:tag w:val="goog_rdk_646"/>
      </w:sdtPr>
      <w:sdtContent>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43316191"/>
              <w:tag w:val="goog_rdk_643"/>
            </w:sdtPr>
            <w:sdtContent>
              <w:ins w:author="Quyền Linh Pham van" w:id="0" w:date="2026-02-02T14:44:37Z">
                <w:sdt>
                  <w:sdtPr>
                    <w:id w:val="661058411"/>
                    <w:tag w:val="goog_rdk_644"/>
                  </w:sdtPr>
                  <w:sdtContent>
                    <w:del w:author="Alpharius" w:id="4" w:date="2026-02-03T17:54:28Z"/>
                  </w:sdtContent>
                </w:sdt>
              </w:ins>
              <w:sdt>
                <w:sdtPr>
                  <w:id w:val="1247364589"/>
                  <w:tag w:val="goog_rdk_6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53539604"/>
        <w:tag w:val="goog_rdk_650"/>
      </w:sdtPr>
      <w:sdtContent>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8563899"/>
              <w:tag w:val="goog_rdk_647"/>
            </w:sdtPr>
            <w:sdtContent>
              <w:ins w:author="Quyền Linh Pham van" w:id="0" w:date="2026-02-02T14:44:37Z">
                <w:sdt>
                  <w:sdtPr>
                    <w:id w:val="-1314295838"/>
                    <w:tag w:val="goog_rdk_648"/>
                  </w:sdtPr>
                  <w:sdtContent>
                    <w:del w:author="Alpharius" w:id="4" w:date="2026-02-03T17:54:28Z"/>
                  </w:sdtContent>
                </w:sdt>
              </w:ins>
              <w:sdt>
                <w:sdtPr>
                  <w:id w:val="611094583"/>
                  <w:tag w:val="goog_rdk_6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84089043"/>
        <w:tag w:val="goog_rdk_654"/>
      </w:sdtPr>
      <w:sdtContent>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3454885"/>
              <w:tag w:val="goog_rdk_651"/>
            </w:sdtPr>
            <w:sdtContent>
              <w:ins w:author="Quyền Linh Pham van" w:id="0" w:date="2026-02-02T14:44:37Z">
                <w:sdt>
                  <w:sdtPr>
                    <w:id w:val="1112313240"/>
                    <w:tag w:val="goog_rdk_652"/>
                  </w:sdtPr>
                  <w:sdtContent>
                    <w:del w:author="Alpharius" w:id="4" w:date="2026-02-03T17:54:28Z"/>
                  </w:sdtContent>
                </w:sdt>
              </w:ins>
              <w:sdt>
                <w:sdtPr>
                  <w:id w:val="282938367"/>
                  <w:tag w:val="goog_rdk_6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88578235"/>
        <w:tag w:val="goog_rdk_658"/>
      </w:sdtPr>
      <w:sdtContent>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15927255"/>
              <w:tag w:val="goog_rdk_655"/>
            </w:sdtPr>
            <w:sdtContent>
              <w:ins w:author="Quyền Linh Pham van" w:id="0" w:date="2026-02-02T14:44:37Z">
                <w:sdt>
                  <w:sdtPr>
                    <w:id w:val="-69130975"/>
                    <w:tag w:val="goog_rdk_656"/>
                  </w:sdtPr>
                  <w:sdtContent>
                    <w:del w:author="Alpharius" w:id="4" w:date="2026-02-03T17:54:28Z"/>
                  </w:sdtContent>
                </w:sdt>
              </w:ins>
              <w:sdt>
                <w:sdtPr>
                  <w:id w:val="1374342215"/>
                  <w:tag w:val="goog_rdk_6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42301469"/>
        <w:tag w:val="goog_rdk_662"/>
      </w:sdtPr>
      <w:sdtContent>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2814628"/>
              <w:tag w:val="goog_rdk_659"/>
            </w:sdtPr>
            <w:sdtContent>
              <w:ins w:author="Quyền Linh Pham van" w:id="0" w:date="2026-02-02T14:44:37Z">
                <w:sdt>
                  <w:sdtPr>
                    <w:id w:val="-549535905"/>
                    <w:tag w:val="goog_rdk_660"/>
                  </w:sdtPr>
                  <w:sdtContent>
                    <w:del w:author="Alpharius" w:id="4" w:date="2026-02-03T17:54:28Z"/>
                  </w:sdtContent>
                </w:sdt>
              </w:ins>
              <w:sdt>
                <w:sdtPr>
                  <w:id w:val="-774932787"/>
                  <w:tag w:val="goog_rdk_6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00460182"/>
        <w:tag w:val="goog_rdk_666"/>
      </w:sdtPr>
      <w:sdtContent>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7777065"/>
              <w:tag w:val="goog_rdk_663"/>
            </w:sdtPr>
            <w:sdtContent>
              <w:ins w:author="Quyền Linh Pham van" w:id="0" w:date="2026-02-02T14:44:37Z">
                <w:sdt>
                  <w:sdtPr>
                    <w:id w:val="-797679437"/>
                    <w:tag w:val="goog_rdk_664"/>
                  </w:sdtPr>
                  <w:sdtContent>
                    <w:del w:author="Alpharius" w:id="4" w:date="2026-02-03T17:54:28Z"/>
                  </w:sdtContent>
                </w:sdt>
              </w:ins>
              <w:sdt>
                <w:sdtPr>
                  <w:id w:val="-168996465"/>
                  <w:tag w:val="goog_rdk_6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89615096"/>
        <w:tag w:val="goog_rdk_670"/>
      </w:sdtPr>
      <w:sdtContent>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33054"/>
              <w:tag w:val="goog_rdk_667"/>
            </w:sdtPr>
            <w:sdtContent>
              <w:ins w:author="Quyền Linh Pham van" w:id="0" w:date="2026-02-02T14:44:37Z">
                <w:sdt>
                  <w:sdtPr>
                    <w:id w:val="470879431"/>
                    <w:tag w:val="goog_rdk_668"/>
                  </w:sdtPr>
                  <w:sdtContent>
                    <w:del w:author="Alpharius" w:id="4" w:date="2026-02-03T17:54:28Z"/>
                  </w:sdtContent>
                </w:sdt>
              </w:ins>
              <w:sdt>
                <w:sdtPr>
                  <w:id w:val="1530687737"/>
                  <w:tag w:val="goog_rdk_6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76750476"/>
        <w:tag w:val="goog_rdk_674"/>
      </w:sdtPr>
      <w:sdtContent>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49912932"/>
              <w:tag w:val="goog_rdk_671"/>
            </w:sdtPr>
            <w:sdtContent>
              <w:ins w:author="Quyền Linh Pham van" w:id="0" w:date="2026-02-02T14:44:37Z">
                <w:sdt>
                  <w:sdtPr>
                    <w:id w:val="-1836387662"/>
                    <w:tag w:val="goog_rdk_672"/>
                  </w:sdtPr>
                  <w:sdtContent>
                    <w:del w:author="Alpharius" w:id="4" w:date="2026-02-03T17:54:28Z"/>
                  </w:sdtContent>
                </w:sdt>
              </w:ins>
              <w:sdt>
                <w:sdtPr>
                  <w:id w:val="-1345710056"/>
                  <w:tag w:val="goog_rdk_6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12191151"/>
        <w:tag w:val="goog_rdk_678"/>
      </w:sdtPr>
      <w:sdtContent>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7780912"/>
              <w:tag w:val="goog_rdk_675"/>
            </w:sdtPr>
            <w:sdtContent>
              <w:ins w:author="Quyền Linh Pham van" w:id="0" w:date="2026-02-02T14:44:37Z">
                <w:sdt>
                  <w:sdtPr>
                    <w:id w:val="-1533515579"/>
                    <w:tag w:val="goog_rdk_676"/>
                  </w:sdtPr>
                  <w:sdtContent>
                    <w:del w:author="Alpharius" w:id="4" w:date="2026-02-03T17:54:28Z"/>
                  </w:sdtContent>
                </w:sdt>
              </w:ins>
              <w:sdt>
                <w:sdtPr>
                  <w:id w:val="966628768"/>
                  <w:tag w:val="goog_rdk_6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11553923"/>
        <w:tag w:val="goog_rdk_682"/>
      </w:sdtPr>
      <w:sdtContent>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69146259"/>
              <w:tag w:val="goog_rdk_679"/>
            </w:sdtPr>
            <w:sdtContent>
              <w:ins w:author="Quyền Linh Pham van" w:id="0" w:date="2026-02-02T14:44:37Z">
                <w:sdt>
                  <w:sdtPr>
                    <w:id w:val="648423944"/>
                    <w:tag w:val="goog_rdk_680"/>
                  </w:sdtPr>
                  <w:sdtContent>
                    <w:del w:author="Alpharius" w:id="4" w:date="2026-02-03T17:54:28Z"/>
                  </w:sdtContent>
                </w:sdt>
              </w:ins>
              <w:sdt>
                <w:sdtPr>
                  <w:id w:val="1695164245"/>
                  <w:tag w:val="goog_rdk_6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20910050"/>
        <w:tag w:val="goog_rdk_686"/>
      </w:sdtPr>
      <w:sdtContent>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6626177"/>
              <w:tag w:val="goog_rdk_683"/>
            </w:sdtPr>
            <w:sdtContent>
              <w:ins w:author="Quyền Linh Pham van" w:id="0" w:date="2026-02-02T14:44:37Z">
                <w:sdt>
                  <w:sdtPr>
                    <w:id w:val="1903852232"/>
                    <w:tag w:val="goog_rdk_684"/>
                  </w:sdtPr>
                  <w:sdtContent>
                    <w:del w:author="Alpharius" w:id="4" w:date="2026-02-03T17:54:28Z"/>
                  </w:sdtContent>
                </w:sdt>
              </w:ins>
              <w:sdt>
                <w:sdtPr>
                  <w:id w:val="596865794"/>
                  <w:tag w:val="goog_rdk_6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25287468"/>
        <w:tag w:val="goog_rdk_690"/>
      </w:sdtPr>
      <w:sdtContent>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82200616"/>
              <w:tag w:val="goog_rdk_687"/>
            </w:sdtPr>
            <w:sdtContent>
              <w:ins w:author="Quyền Linh Pham van" w:id="0" w:date="2026-02-02T14:44:37Z">
                <w:sdt>
                  <w:sdtPr>
                    <w:id w:val="348464216"/>
                    <w:tag w:val="goog_rdk_688"/>
                  </w:sdtPr>
                  <w:sdtContent>
                    <w:del w:author="Alpharius" w:id="4" w:date="2026-02-03T17:54:28Z"/>
                  </w:sdtContent>
                </w:sdt>
              </w:ins>
              <w:sdt>
                <w:sdtPr>
                  <w:id w:val="-1118543926"/>
                  <w:tag w:val="goog_rdk_6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16098046"/>
        <w:tag w:val="goog_rdk_694"/>
      </w:sdtPr>
      <w:sdtContent>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38920367"/>
              <w:tag w:val="goog_rdk_691"/>
            </w:sdtPr>
            <w:sdtContent>
              <w:ins w:author="Quyền Linh Pham van" w:id="0" w:date="2026-02-02T14:44:37Z">
                <w:sdt>
                  <w:sdtPr>
                    <w:id w:val="-1005030314"/>
                    <w:tag w:val="goog_rdk_692"/>
                  </w:sdtPr>
                  <w:sdtContent>
                    <w:del w:author="Alpharius" w:id="4" w:date="2026-02-03T17:54:28Z"/>
                  </w:sdtContent>
                </w:sdt>
              </w:ins>
              <w:sdt>
                <w:sdtPr>
                  <w:id w:val="-1987159371"/>
                  <w:tag w:val="goog_rdk_6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31830416"/>
        <w:tag w:val="goog_rdk_698"/>
      </w:sdtPr>
      <w:sdtContent>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52238305"/>
              <w:tag w:val="goog_rdk_695"/>
            </w:sdtPr>
            <w:sdtContent>
              <w:ins w:author="Quyền Linh Pham van" w:id="0" w:date="2026-02-02T14:44:37Z">
                <w:sdt>
                  <w:sdtPr>
                    <w:id w:val="1104128192"/>
                    <w:tag w:val="goog_rdk_696"/>
                  </w:sdtPr>
                  <w:sdtContent>
                    <w:del w:author="Alpharius" w:id="4" w:date="2026-02-03T17:54:28Z"/>
                  </w:sdtContent>
                </w:sdt>
              </w:ins>
              <w:sdt>
                <w:sdtPr>
                  <w:id w:val="1810453625"/>
                  <w:tag w:val="goog_rdk_6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25385385"/>
        <w:tag w:val="goog_rdk_702"/>
      </w:sdtPr>
      <w:sdtContent>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79687891"/>
              <w:tag w:val="goog_rdk_699"/>
            </w:sdtPr>
            <w:sdtContent>
              <w:ins w:author="Quyền Linh Pham van" w:id="0" w:date="2026-02-02T14:44:37Z">
                <w:sdt>
                  <w:sdtPr>
                    <w:id w:val="-335841611"/>
                    <w:tag w:val="goog_rdk_700"/>
                  </w:sdtPr>
                  <w:sdtContent>
                    <w:del w:author="Alpharius" w:id="4" w:date="2026-02-03T17:54:28Z"/>
                  </w:sdtContent>
                </w:sdt>
              </w:ins>
              <w:sdt>
                <w:sdtPr>
                  <w:id w:val="-616889690"/>
                  <w:tag w:val="goog_rdk_7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92069053"/>
        <w:tag w:val="goog_rdk_706"/>
      </w:sdtPr>
      <w:sdtContent>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1536547"/>
              <w:tag w:val="goog_rdk_703"/>
            </w:sdtPr>
            <w:sdtContent>
              <w:ins w:author="Quyền Linh Pham van" w:id="0" w:date="2026-02-02T14:44:37Z">
                <w:sdt>
                  <w:sdtPr>
                    <w:id w:val="-3303606"/>
                    <w:tag w:val="goog_rdk_704"/>
                  </w:sdtPr>
                  <w:sdtContent>
                    <w:del w:author="Alpharius" w:id="4" w:date="2026-02-03T17:54:28Z"/>
                  </w:sdtContent>
                </w:sdt>
              </w:ins>
              <w:sdt>
                <w:sdtPr>
                  <w:id w:val="279327595"/>
                  <w:tag w:val="goog_rdk_7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61628950"/>
        <w:tag w:val="goog_rdk_710"/>
      </w:sdtPr>
      <w:sdtContent>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70494338"/>
              <w:tag w:val="goog_rdk_707"/>
            </w:sdtPr>
            <w:sdtContent>
              <w:ins w:author="Quyền Linh Pham van" w:id="0" w:date="2026-02-02T14:44:37Z">
                <w:sdt>
                  <w:sdtPr>
                    <w:id w:val="1583908750"/>
                    <w:tag w:val="goog_rdk_708"/>
                  </w:sdtPr>
                  <w:sdtContent>
                    <w:del w:author="Alpharius" w:id="4" w:date="2026-02-03T17:54:28Z"/>
                  </w:sdtContent>
                </w:sdt>
              </w:ins>
              <w:sdt>
                <w:sdtPr>
                  <w:id w:val="180959393"/>
                  <w:tag w:val="goog_rdk_7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92243427"/>
        <w:tag w:val="goog_rdk_714"/>
      </w:sdtPr>
      <w:sdtContent>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87306549"/>
              <w:tag w:val="goog_rdk_711"/>
            </w:sdtPr>
            <w:sdtContent>
              <w:ins w:author="Quyền Linh Pham van" w:id="0" w:date="2026-02-02T14:44:37Z">
                <w:sdt>
                  <w:sdtPr>
                    <w:id w:val="2091967865"/>
                    <w:tag w:val="goog_rdk_712"/>
                  </w:sdtPr>
                  <w:sdtContent>
                    <w:del w:author="Alpharius" w:id="4" w:date="2026-02-03T17:54:28Z"/>
                  </w:sdtContent>
                </w:sdt>
              </w:ins>
              <w:sdt>
                <w:sdtPr>
                  <w:id w:val="-1664827085"/>
                  <w:tag w:val="goog_rdk_7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76219883"/>
        <w:tag w:val="goog_rdk_718"/>
      </w:sdtPr>
      <w:sdtContent>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41765534"/>
              <w:tag w:val="goog_rdk_715"/>
            </w:sdtPr>
            <w:sdtContent>
              <w:ins w:author="Quyền Linh Pham van" w:id="0" w:date="2026-02-02T14:44:37Z">
                <w:sdt>
                  <w:sdtPr>
                    <w:id w:val="2097289117"/>
                    <w:tag w:val="goog_rdk_716"/>
                  </w:sdtPr>
                  <w:sdtContent>
                    <w:del w:author="Alpharius" w:id="4" w:date="2026-02-03T17:54:28Z"/>
                  </w:sdtContent>
                </w:sdt>
              </w:ins>
              <w:sdt>
                <w:sdtPr>
                  <w:id w:val="1684185476"/>
                  <w:tag w:val="goog_rdk_7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94927517"/>
        <w:tag w:val="goog_rdk_722"/>
      </w:sdtPr>
      <w:sdtContent>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4524532"/>
              <w:tag w:val="goog_rdk_719"/>
            </w:sdtPr>
            <w:sdtContent>
              <w:ins w:author="Quyền Linh Pham van" w:id="0" w:date="2026-02-02T14:44:37Z">
                <w:sdt>
                  <w:sdtPr>
                    <w:id w:val="934816725"/>
                    <w:tag w:val="goog_rdk_720"/>
                  </w:sdtPr>
                  <w:sdtContent>
                    <w:del w:author="Alpharius" w:id="4" w:date="2026-02-03T17:54:28Z"/>
                  </w:sdtContent>
                </w:sdt>
              </w:ins>
              <w:sdt>
                <w:sdtPr>
                  <w:id w:val="1640915021"/>
                  <w:tag w:val="goog_rdk_7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67828860"/>
        <w:tag w:val="goog_rdk_726"/>
      </w:sdtPr>
      <w:sdtContent>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70551727"/>
              <w:tag w:val="goog_rdk_723"/>
            </w:sdtPr>
            <w:sdtContent>
              <w:ins w:author="Quyền Linh Pham van" w:id="0" w:date="2026-02-02T14:44:37Z">
                <w:sdt>
                  <w:sdtPr>
                    <w:id w:val="345839481"/>
                    <w:tag w:val="goog_rdk_724"/>
                  </w:sdtPr>
                  <w:sdtContent>
                    <w:del w:author="Alpharius" w:id="4" w:date="2026-02-03T17:54:28Z"/>
                  </w:sdtContent>
                </w:sdt>
              </w:ins>
              <w:sdt>
                <w:sdtPr>
                  <w:id w:val="-160985978"/>
                  <w:tag w:val="goog_rdk_7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83084924"/>
        <w:tag w:val="goog_rdk_730"/>
      </w:sdtPr>
      <w:sdtContent>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2027214"/>
              <w:tag w:val="goog_rdk_727"/>
            </w:sdtPr>
            <w:sdtContent>
              <w:ins w:author="Quyền Linh Pham van" w:id="0" w:date="2026-02-02T14:44:37Z">
                <w:sdt>
                  <w:sdtPr>
                    <w:id w:val="498058315"/>
                    <w:tag w:val="goog_rdk_728"/>
                  </w:sdtPr>
                  <w:sdtContent>
                    <w:del w:author="Alpharius" w:id="4" w:date="2026-02-03T17:54:28Z"/>
                  </w:sdtContent>
                </w:sdt>
              </w:ins>
              <w:sdt>
                <w:sdtPr>
                  <w:id w:val="1131949265"/>
                  <w:tag w:val="goog_rdk_7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32620354"/>
        <w:tag w:val="goog_rdk_734"/>
      </w:sdtPr>
      <w:sdtContent>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6595451"/>
              <w:tag w:val="goog_rdk_731"/>
            </w:sdtPr>
            <w:sdtContent>
              <w:ins w:author="Quyền Linh Pham van" w:id="0" w:date="2026-02-02T14:44:37Z">
                <w:sdt>
                  <w:sdtPr>
                    <w:id w:val="565157118"/>
                    <w:tag w:val="goog_rdk_732"/>
                  </w:sdtPr>
                  <w:sdtContent>
                    <w:del w:author="Alpharius" w:id="4" w:date="2026-02-03T17:54:28Z"/>
                  </w:sdtContent>
                </w:sdt>
              </w:ins>
              <w:sdt>
                <w:sdtPr>
                  <w:id w:val="-2058890281"/>
                  <w:tag w:val="goog_rdk_7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01878777"/>
        <w:tag w:val="goog_rdk_738"/>
      </w:sdtPr>
      <w:sdtContent>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5595864"/>
              <w:tag w:val="goog_rdk_735"/>
            </w:sdtPr>
            <w:sdtContent>
              <w:ins w:author="Quyền Linh Pham van" w:id="0" w:date="2026-02-02T14:44:37Z">
                <w:sdt>
                  <w:sdtPr>
                    <w:id w:val="1016559368"/>
                    <w:tag w:val="goog_rdk_736"/>
                  </w:sdtPr>
                  <w:sdtContent>
                    <w:del w:author="Alpharius" w:id="4" w:date="2026-02-03T17:54:28Z"/>
                  </w:sdtContent>
                </w:sdt>
              </w:ins>
              <w:sdt>
                <w:sdtPr>
                  <w:id w:val="-279043163"/>
                  <w:tag w:val="goog_rdk_7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56452732"/>
        <w:tag w:val="goog_rdk_742"/>
      </w:sdtPr>
      <w:sdtContent>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0929188"/>
              <w:tag w:val="goog_rdk_739"/>
            </w:sdtPr>
            <w:sdtContent>
              <w:ins w:author="Quyền Linh Pham van" w:id="0" w:date="2026-02-02T14:44:37Z">
                <w:sdt>
                  <w:sdtPr>
                    <w:id w:val="-1006692036"/>
                    <w:tag w:val="goog_rdk_740"/>
                  </w:sdtPr>
                  <w:sdtContent>
                    <w:del w:author="Alpharius" w:id="4" w:date="2026-02-03T17:54:28Z"/>
                  </w:sdtContent>
                </w:sdt>
              </w:ins>
              <w:sdt>
                <w:sdtPr>
                  <w:id w:val="1544408569"/>
                  <w:tag w:val="goog_rdk_7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72403334"/>
        <w:tag w:val="goog_rdk_746"/>
      </w:sdtPr>
      <w:sdtContent>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58901671"/>
              <w:tag w:val="goog_rdk_743"/>
            </w:sdtPr>
            <w:sdtContent>
              <w:ins w:author="Quyền Linh Pham van" w:id="0" w:date="2026-02-02T14:44:37Z">
                <w:sdt>
                  <w:sdtPr>
                    <w:id w:val="-1485654165"/>
                    <w:tag w:val="goog_rdk_744"/>
                  </w:sdtPr>
                  <w:sdtContent>
                    <w:del w:author="Alpharius" w:id="4" w:date="2026-02-03T17:54:28Z"/>
                  </w:sdtContent>
                </w:sdt>
              </w:ins>
              <w:sdt>
                <w:sdtPr>
                  <w:id w:val="2144558365"/>
                  <w:tag w:val="goog_rdk_7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83515030"/>
        <w:tag w:val="goog_rdk_750"/>
      </w:sdtPr>
      <w:sdtContent>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43657985"/>
              <w:tag w:val="goog_rdk_747"/>
            </w:sdtPr>
            <w:sdtContent>
              <w:ins w:author="Quyền Linh Pham van" w:id="0" w:date="2026-02-02T14:44:37Z">
                <w:sdt>
                  <w:sdtPr>
                    <w:id w:val="2138316323"/>
                    <w:tag w:val="goog_rdk_748"/>
                  </w:sdtPr>
                  <w:sdtContent>
                    <w:del w:author="Alpharius" w:id="4" w:date="2026-02-03T17:54:28Z"/>
                  </w:sdtContent>
                </w:sdt>
              </w:ins>
              <w:sdt>
                <w:sdtPr>
                  <w:id w:val="955338702"/>
                  <w:tag w:val="goog_rdk_7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44126939"/>
        <w:tag w:val="goog_rdk_754"/>
      </w:sdtPr>
      <w:sdtContent>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28175935"/>
              <w:tag w:val="goog_rdk_751"/>
            </w:sdtPr>
            <w:sdtContent>
              <w:ins w:author="Quyền Linh Pham van" w:id="0" w:date="2026-02-02T14:44:37Z">
                <w:sdt>
                  <w:sdtPr>
                    <w:id w:val="592015985"/>
                    <w:tag w:val="goog_rdk_752"/>
                  </w:sdtPr>
                  <w:sdtContent>
                    <w:del w:author="Alpharius" w:id="4" w:date="2026-02-03T17:54:28Z"/>
                  </w:sdtContent>
                </w:sdt>
              </w:ins>
              <w:sdt>
                <w:sdtPr>
                  <w:id w:val="-1992468759"/>
                  <w:tag w:val="goog_rdk_7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89740026"/>
        <w:tag w:val="goog_rdk_758"/>
      </w:sdtPr>
      <w:sdtContent>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94614318"/>
              <w:tag w:val="goog_rdk_755"/>
            </w:sdtPr>
            <w:sdtContent>
              <w:ins w:author="Quyền Linh Pham van" w:id="0" w:date="2026-02-02T14:44:37Z">
                <w:sdt>
                  <w:sdtPr>
                    <w:id w:val="-197545105"/>
                    <w:tag w:val="goog_rdk_756"/>
                  </w:sdtPr>
                  <w:sdtContent>
                    <w:del w:author="Alpharius" w:id="4" w:date="2026-02-03T17:54:28Z"/>
                  </w:sdtContent>
                </w:sdt>
              </w:ins>
              <w:sdt>
                <w:sdtPr>
                  <w:id w:val="461946381"/>
                  <w:tag w:val="goog_rdk_7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10616048"/>
        <w:tag w:val="goog_rdk_762"/>
      </w:sdtPr>
      <w:sdtContent>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10810409"/>
              <w:tag w:val="goog_rdk_759"/>
            </w:sdtPr>
            <w:sdtContent>
              <w:ins w:author="Quyền Linh Pham van" w:id="0" w:date="2026-02-02T14:44:37Z">
                <w:sdt>
                  <w:sdtPr>
                    <w:id w:val="-1902154843"/>
                    <w:tag w:val="goog_rdk_760"/>
                  </w:sdtPr>
                  <w:sdtContent>
                    <w:del w:author="Alpharius" w:id="4" w:date="2026-02-03T17:54:28Z"/>
                  </w:sdtContent>
                </w:sdt>
              </w:ins>
              <w:sdt>
                <w:sdtPr>
                  <w:id w:val="1135627554"/>
                  <w:tag w:val="goog_rdk_7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09477355"/>
        <w:tag w:val="goog_rdk_766"/>
      </w:sdtPr>
      <w:sdtContent>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10196568"/>
              <w:tag w:val="goog_rdk_763"/>
            </w:sdtPr>
            <w:sdtContent>
              <w:ins w:author="Quyền Linh Pham van" w:id="0" w:date="2026-02-02T14:44:37Z">
                <w:sdt>
                  <w:sdtPr>
                    <w:id w:val="479083445"/>
                    <w:tag w:val="goog_rdk_764"/>
                  </w:sdtPr>
                  <w:sdtContent>
                    <w:del w:author="Alpharius" w:id="4" w:date="2026-02-03T17:54:28Z"/>
                  </w:sdtContent>
                </w:sdt>
              </w:ins>
              <w:sdt>
                <w:sdtPr>
                  <w:id w:val="-663867822"/>
                  <w:tag w:val="goog_rdk_7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24947833"/>
        <w:tag w:val="goog_rdk_770"/>
      </w:sdtPr>
      <w:sdtContent>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2386224"/>
              <w:tag w:val="goog_rdk_767"/>
            </w:sdtPr>
            <w:sdtContent>
              <w:ins w:author="Quyền Linh Pham van" w:id="0" w:date="2026-02-02T14:44:37Z">
                <w:sdt>
                  <w:sdtPr>
                    <w:id w:val="-1528288479"/>
                    <w:tag w:val="goog_rdk_768"/>
                  </w:sdtPr>
                  <w:sdtContent>
                    <w:del w:author="Alpharius" w:id="4" w:date="2026-02-03T17:54:28Z"/>
                  </w:sdtContent>
                </w:sdt>
              </w:ins>
              <w:sdt>
                <w:sdtPr>
                  <w:id w:val="1287824284"/>
                  <w:tag w:val="goog_rdk_7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23886401"/>
        <w:tag w:val="goog_rdk_774"/>
      </w:sdtPr>
      <w:sdtContent>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56230157"/>
              <w:tag w:val="goog_rdk_771"/>
            </w:sdtPr>
            <w:sdtContent>
              <w:ins w:author="Quyền Linh Pham van" w:id="0" w:date="2026-02-02T14:44:37Z">
                <w:sdt>
                  <w:sdtPr>
                    <w:id w:val="-622072955"/>
                    <w:tag w:val="goog_rdk_772"/>
                  </w:sdtPr>
                  <w:sdtContent>
                    <w:del w:author="Alpharius" w:id="4" w:date="2026-02-03T17:54:28Z"/>
                  </w:sdtContent>
                </w:sdt>
              </w:ins>
              <w:sdt>
                <w:sdtPr>
                  <w:id w:val="208574715"/>
                  <w:tag w:val="goog_rdk_7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7696085"/>
        <w:tag w:val="goog_rdk_778"/>
      </w:sdtPr>
      <w:sdtContent>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70435589"/>
              <w:tag w:val="goog_rdk_775"/>
            </w:sdtPr>
            <w:sdtContent>
              <w:ins w:author="Quyền Linh Pham van" w:id="0" w:date="2026-02-02T14:44:37Z">
                <w:sdt>
                  <w:sdtPr>
                    <w:id w:val="-943883596"/>
                    <w:tag w:val="goog_rdk_776"/>
                  </w:sdtPr>
                  <w:sdtContent>
                    <w:del w:author="Alpharius" w:id="4" w:date="2026-02-03T17:54:28Z"/>
                  </w:sdtContent>
                </w:sdt>
              </w:ins>
              <w:sdt>
                <w:sdtPr>
                  <w:id w:val="1607294754"/>
                  <w:tag w:val="goog_rdk_7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81666253"/>
        <w:tag w:val="goog_rdk_782"/>
      </w:sdtPr>
      <w:sdtContent>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38470799"/>
              <w:tag w:val="goog_rdk_779"/>
            </w:sdtPr>
            <w:sdtContent>
              <w:ins w:author="Quyền Linh Pham van" w:id="0" w:date="2026-02-02T14:44:37Z">
                <w:sdt>
                  <w:sdtPr>
                    <w:id w:val="930008465"/>
                    <w:tag w:val="goog_rdk_780"/>
                  </w:sdtPr>
                  <w:sdtContent>
                    <w:del w:author="Alpharius" w:id="4" w:date="2026-02-03T17:54:28Z"/>
                  </w:sdtContent>
                </w:sdt>
              </w:ins>
              <w:sdt>
                <w:sdtPr>
                  <w:id w:val="1469651525"/>
                  <w:tag w:val="goog_rdk_7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54309256"/>
        <w:tag w:val="goog_rdk_786"/>
      </w:sdtPr>
      <w:sdtContent>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70670543"/>
              <w:tag w:val="goog_rdk_783"/>
            </w:sdtPr>
            <w:sdtContent>
              <w:ins w:author="Quyền Linh Pham van" w:id="0" w:date="2026-02-02T14:44:37Z">
                <w:sdt>
                  <w:sdtPr>
                    <w:id w:val="-673287402"/>
                    <w:tag w:val="goog_rdk_784"/>
                  </w:sdtPr>
                  <w:sdtContent>
                    <w:del w:author="Alpharius" w:id="4" w:date="2026-02-03T17:54:28Z"/>
                  </w:sdtContent>
                </w:sdt>
              </w:ins>
              <w:sdt>
                <w:sdtPr>
                  <w:id w:val="1561309301"/>
                  <w:tag w:val="goog_rdk_7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48070045"/>
        <w:tag w:val="goog_rdk_790"/>
      </w:sdtPr>
      <w:sdtContent>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06731613"/>
              <w:tag w:val="goog_rdk_787"/>
            </w:sdtPr>
            <w:sdtContent>
              <w:ins w:author="Quyền Linh Pham van" w:id="0" w:date="2026-02-02T14:44:37Z">
                <w:sdt>
                  <w:sdtPr>
                    <w:id w:val="396253256"/>
                    <w:tag w:val="goog_rdk_788"/>
                  </w:sdtPr>
                  <w:sdtContent>
                    <w:del w:author="Alpharius" w:id="4" w:date="2026-02-03T17:54:28Z"/>
                  </w:sdtContent>
                </w:sdt>
              </w:ins>
              <w:sdt>
                <w:sdtPr>
                  <w:id w:val="-1362869082"/>
                  <w:tag w:val="goog_rdk_7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23196763"/>
        <w:tag w:val="goog_rdk_794"/>
      </w:sdtPr>
      <w:sdtContent>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3319789"/>
              <w:tag w:val="goog_rdk_791"/>
            </w:sdtPr>
            <w:sdtContent>
              <w:ins w:author="Quyền Linh Pham van" w:id="0" w:date="2026-02-02T14:44:37Z">
                <w:sdt>
                  <w:sdtPr>
                    <w:id w:val="-532866435"/>
                    <w:tag w:val="goog_rdk_792"/>
                  </w:sdtPr>
                  <w:sdtContent>
                    <w:del w:author="Alpharius" w:id="4" w:date="2026-02-03T17:54:28Z"/>
                  </w:sdtContent>
                </w:sdt>
              </w:ins>
              <w:sdt>
                <w:sdtPr>
                  <w:id w:val="174820101"/>
                  <w:tag w:val="goog_rdk_7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21923482"/>
        <w:tag w:val="goog_rdk_798"/>
      </w:sdtPr>
      <w:sdtContent>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3527441"/>
              <w:tag w:val="goog_rdk_795"/>
            </w:sdtPr>
            <w:sdtContent>
              <w:ins w:author="Quyền Linh Pham van" w:id="0" w:date="2026-02-02T14:44:37Z">
                <w:sdt>
                  <w:sdtPr>
                    <w:id w:val="-2147445704"/>
                    <w:tag w:val="goog_rdk_796"/>
                  </w:sdtPr>
                  <w:sdtContent>
                    <w:del w:author="Alpharius" w:id="4" w:date="2026-02-03T17:54:28Z"/>
                  </w:sdtContent>
                </w:sdt>
              </w:ins>
              <w:sdt>
                <w:sdtPr>
                  <w:id w:val="274694350"/>
                  <w:tag w:val="goog_rdk_7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55955635"/>
        <w:tag w:val="goog_rdk_802"/>
      </w:sdtPr>
      <w:sdtContent>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7665382"/>
              <w:tag w:val="goog_rdk_799"/>
            </w:sdtPr>
            <w:sdtContent>
              <w:ins w:author="Quyền Linh Pham van" w:id="0" w:date="2026-02-02T14:44:37Z">
                <w:sdt>
                  <w:sdtPr>
                    <w:id w:val="1705021503"/>
                    <w:tag w:val="goog_rdk_800"/>
                  </w:sdtPr>
                  <w:sdtContent>
                    <w:del w:author="Alpharius" w:id="4" w:date="2026-02-03T17:54:28Z"/>
                  </w:sdtContent>
                </w:sdt>
              </w:ins>
              <w:sdt>
                <w:sdtPr>
                  <w:id w:val="582046308"/>
                  <w:tag w:val="goog_rdk_8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25298574"/>
        <w:tag w:val="goog_rdk_806"/>
      </w:sdtPr>
      <w:sdtContent>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7819965"/>
              <w:tag w:val="goog_rdk_803"/>
            </w:sdtPr>
            <w:sdtContent>
              <w:ins w:author="Quyền Linh Pham van" w:id="0" w:date="2026-02-02T14:44:37Z">
                <w:sdt>
                  <w:sdtPr>
                    <w:id w:val="-1961046010"/>
                    <w:tag w:val="goog_rdk_804"/>
                  </w:sdtPr>
                  <w:sdtContent>
                    <w:del w:author="Alpharius" w:id="4" w:date="2026-02-03T17:54:28Z"/>
                  </w:sdtContent>
                </w:sdt>
              </w:ins>
              <w:sdt>
                <w:sdtPr>
                  <w:id w:val="-5865211"/>
                  <w:tag w:val="goog_rdk_8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84180742"/>
        <w:tag w:val="goog_rdk_810"/>
      </w:sdtPr>
      <w:sdtContent>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52206834"/>
              <w:tag w:val="goog_rdk_807"/>
            </w:sdtPr>
            <w:sdtContent>
              <w:ins w:author="Quyền Linh Pham van" w:id="0" w:date="2026-02-02T14:44:37Z">
                <w:sdt>
                  <w:sdtPr>
                    <w:id w:val="-1784558389"/>
                    <w:tag w:val="goog_rdk_808"/>
                  </w:sdtPr>
                  <w:sdtContent>
                    <w:del w:author="Alpharius" w:id="4" w:date="2026-02-03T17:54:28Z"/>
                  </w:sdtContent>
                </w:sdt>
              </w:ins>
              <w:sdt>
                <w:sdtPr>
                  <w:id w:val="-1968140431"/>
                  <w:tag w:val="goog_rdk_8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3041518"/>
        <w:tag w:val="goog_rdk_814"/>
      </w:sdtPr>
      <w:sdtContent>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7620709"/>
              <w:tag w:val="goog_rdk_811"/>
            </w:sdtPr>
            <w:sdtContent>
              <w:ins w:author="Quyền Linh Pham van" w:id="0" w:date="2026-02-02T14:44:37Z">
                <w:sdt>
                  <w:sdtPr>
                    <w:id w:val="903079891"/>
                    <w:tag w:val="goog_rdk_812"/>
                  </w:sdtPr>
                  <w:sdtContent>
                    <w:del w:author="Alpharius" w:id="4" w:date="2026-02-03T17:54:28Z"/>
                  </w:sdtContent>
                </w:sdt>
              </w:ins>
              <w:sdt>
                <w:sdtPr>
                  <w:id w:val="-678641296"/>
                  <w:tag w:val="goog_rdk_8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1922996"/>
        <w:tag w:val="goog_rdk_818"/>
      </w:sdtPr>
      <w:sdtContent>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71800780"/>
              <w:tag w:val="goog_rdk_815"/>
            </w:sdtPr>
            <w:sdtContent>
              <w:ins w:author="Quyền Linh Pham van" w:id="0" w:date="2026-02-02T14:44:37Z">
                <w:sdt>
                  <w:sdtPr>
                    <w:id w:val="1342762278"/>
                    <w:tag w:val="goog_rdk_816"/>
                  </w:sdtPr>
                  <w:sdtContent>
                    <w:del w:author="Alpharius" w:id="4" w:date="2026-02-03T17:54:28Z"/>
                  </w:sdtContent>
                </w:sdt>
              </w:ins>
              <w:sdt>
                <w:sdtPr>
                  <w:id w:val="-578568908"/>
                  <w:tag w:val="goog_rdk_8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0496831"/>
        <w:tag w:val="goog_rdk_822"/>
      </w:sdtPr>
      <w:sdtContent>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0925366"/>
              <w:tag w:val="goog_rdk_819"/>
            </w:sdtPr>
            <w:sdtContent>
              <w:ins w:author="Quyền Linh Pham van" w:id="0" w:date="2026-02-02T14:44:37Z">
                <w:sdt>
                  <w:sdtPr>
                    <w:id w:val="-315352677"/>
                    <w:tag w:val="goog_rdk_820"/>
                  </w:sdtPr>
                  <w:sdtContent>
                    <w:del w:author="Alpharius" w:id="4" w:date="2026-02-03T17:54:28Z"/>
                  </w:sdtContent>
                </w:sdt>
              </w:ins>
              <w:sdt>
                <w:sdtPr>
                  <w:id w:val="1291262251"/>
                  <w:tag w:val="goog_rdk_8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90237997"/>
        <w:tag w:val="goog_rdk_826"/>
      </w:sdtPr>
      <w:sdtContent>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60499449"/>
              <w:tag w:val="goog_rdk_823"/>
            </w:sdtPr>
            <w:sdtContent>
              <w:ins w:author="Quyền Linh Pham van" w:id="0" w:date="2026-02-02T14:44:37Z">
                <w:sdt>
                  <w:sdtPr>
                    <w:id w:val="500240636"/>
                    <w:tag w:val="goog_rdk_824"/>
                  </w:sdtPr>
                  <w:sdtContent>
                    <w:del w:author="Alpharius" w:id="4" w:date="2026-02-03T17:54:28Z"/>
                  </w:sdtContent>
                </w:sdt>
              </w:ins>
              <w:sdt>
                <w:sdtPr>
                  <w:id w:val="-204660582"/>
                  <w:tag w:val="goog_rdk_8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37740472"/>
        <w:tag w:val="goog_rdk_830"/>
      </w:sdtPr>
      <w:sdtContent>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93030318"/>
              <w:tag w:val="goog_rdk_827"/>
            </w:sdtPr>
            <w:sdtContent>
              <w:ins w:author="Quyền Linh Pham van" w:id="0" w:date="2026-02-02T14:44:37Z">
                <w:sdt>
                  <w:sdtPr>
                    <w:id w:val="1848535639"/>
                    <w:tag w:val="goog_rdk_828"/>
                  </w:sdtPr>
                  <w:sdtContent>
                    <w:del w:author="Alpharius" w:id="4" w:date="2026-02-03T17:54:28Z"/>
                  </w:sdtContent>
                </w:sdt>
              </w:ins>
              <w:sdt>
                <w:sdtPr>
                  <w:id w:val="1444502956"/>
                  <w:tag w:val="goog_rdk_8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03174538"/>
        <w:tag w:val="goog_rdk_834"/>
      </w:sdtPr>
      <w:sdtContent>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20555696"/>
              <w:tag w:val="goog_rdk_831"/>
            </w:sdtPr>
            <w:sdtContent>
              <w:ins w:author="Quyền Linh Pham van" w:id="0" w:date="2026-02-02T14:44:37Z">
                <w:sdt>
                  <w:sdtPr>
                    <w:id w:val="-1722234882"/>
                    <w:tag w:val="goog_rdk_832"/>
                  </w:sdtPr>
                  <w:sdtContent>
                    <w:del w:author="Alpharius" w:id="4" w:date="2026-02-03T17:54:28Z"/>
                  </w:sdtContent>
                </w:sdt>
              </w:ins>
              <w:sdt>
                <w:sdtPr>
                  <w:id w:val="-1814383984"/>
                  <w:tag w:val="goog_rdk_8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51430779"/>
        <w:tag w:val="goog_rdk_838"/>
      </w:sdtPr>
      <w:sdtContent>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8355181"/>
              <w:tag w:val="goog_rdk_835"/>
            </w:sdtPr>
            <w:sdtContent>
              <w:ins w:author="Quyền Linh Pham van" w:id="0" w:date="2026-02-02T14:44:37Z">
                <w:sdt>
                  <w:sdtPr>
                    <w:id w:val="64199742"/>
                    <w:tag w:val="goog_rdk_836"/>
                  </w:sdtPr>
                  <w:sdtContent>
                    <w:del w:author="Alpharius" w:id="4" w:date="2026-02-03T17:54:28Z"/>
                  </w:sdtContent>
                </w:sdt>
              </w:ins>
              <w:sdt>
                <w:sdtPr>
                  <w:id w:val="588124588"/>
                  <w:tag w:val="goog_rdk_8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2049567"/>
        <w:tag w:val="goog_rdk_842"/>
      </w:sdtPr>
      <w:sdtContent>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8669854"/>
              <w:tag w:val="goog_rdk_839"/>
            </w:sdtPr>
            <w:sdtContent>
              <w:ins w:author="Quyền Linh Pham van" w:id="0" w:date="2026-02-02T14:44:37Z">
                <w:sdt>
                  <w:sdtPr>
                    <w:id w:val="-1819996057"/>
                    <w:tag w:val="goog_rdk_840"/>
                  </w:sdtPr>
                  <w:sdtContent>
                    <w:del w:author="Alpharius" w:id="4" w:date="2026-02-03T17:54:28Z"/>
                  </w:sdtContent>
                </w:sdt>
              </w:ins>
              <w:sdt>
                <w:sdtPr>
                  <w:id w:val="451352988"/>
                  <w:tag w:val="goog_rdk_8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29996878"/>
        <w:tag w:val="goog_rdk_846"/>
      </w:sdtPr>
      <w:sdtContent>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5233958"/>
              <w:tag w:val="goog_rdk_843"/>
            </w:sdtPr>
            <w:sdtContent>
              <w:ins w:author="Quyền Linh Pham van" w:id="0" w:date="2026-02-02T14:44:37Z">
                <w:sdt>
                  <w:sdtPr>
                    <w:id w:val="-2063682559"/>
                    <w:tag w:val="goog_rdk_844"/>
                  </w:sdtPr>
                  <w:sdtContent>
                    <w:del w:author="Alpharius" w:id="4" w:date="2026-02-03T17:54:28Z"/>
                  </w:sdtContent>
                </w:sdt>
              </w:ins>
              <w:sdt>
                <w:sdtPr>
                  <w:id w:val="-503436967"/>
                  <w:tag w:val="goog_rdk_8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80225248"/>
        <w:tag w:val="goog_rdk_850"/>
      </w:sdtPr>
      <w:sdtContent>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1536058"/>
              <w:tag w:val="goog_rdk_847"/>
            </w:sdtPr>
            <w:sdtContent>
              <w:ins w:author="Quyền Linh Pham van" w:id="0" w:date="2026-02-02T14:44:37Z">
                <w:sdt>
                  <w:sdtPr>
                    <w:id w:val="1641866137"/>
                    <w:tag w:val="goog_rdk_848"/>
                  </w:sdtPr>
                  <w:sdtContent>
                    <w:del w:author="Alpharius" w:id="4" w:date="2026-02-03T17:54:28Z"/>
                  </w:sdtContent>
                </w:sdt>
              </w:ins>
              <w:sdt>
                <w:sdtPr>
                  <w:id w:val="-1444040061"/>
                  <w:tag w:val="goog_rdk_8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55179415"/>
        <w:tag w:val="goog_rdk_854"/>
      </w:sdtPr>
      <w:sdtContent>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38365781"/>
              <w:tag w:val="goog_rdk_851"/>
            </w:sdtPr>
            <w:sdtContent>
              <w:ins w:author="Quyền Linh Pham van" w:id="0" w:date="2026-02-02T14:44:37Z">
                <w:sdt>
                  <w:sdtPr>
                    <w:id w:val="-1634529506"/>
                    <w:tag w:val="goog_rdk_852"/>
                  </w:sdtPr>
                  <w:sdtContent>
                    <w:del w:author="Alpharius" w:id="4" w:date="2026-02-03T17:54:28Z"/>
                  </w:sdtContent>
                </w:sdt>
              </w:ins>
              <w:sdt>
                <w:sdtPr>
                  <w:id w:val="-1351689823"/>
                  <w:tag w:val="goog_rdk_8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49320533"/>
        <w:tag w:val="goog_rdk_858"/>
      </w:sdtPr>
      <w:sdtContent>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14037400"/>
              <w:tag w:val="goog_rdk_855"/>
            </w:sdtPr>
            <w:sdtContent>
              <w:ins w:author="Quyền Linh Pham van" w:id="0" w:date="2026-02-02T14:44:37Z">
                <w:sdt>
                  <w:sdtPr>
                    <w:id w:val="971199207"/>
                    <w:tag w:val="goog_rdk_856"/>
                  </w:sdtPr>
                  <w:sdtContent>
                    <w:del w:author="Alpharius" w:id="4" w:date="2026-02-03T17:54:28Z"/>
                  </w:sdtContent>
                </w:sdt>
              </w:ins>
              <w:sdt>
                <w:sdtPr>
                  <w:id w:val="851946367"/>
                  <w:tag w:val="goog_rdk_8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67069409"/>
        <w:tag w:val="goog_rdk_862"/>
      </w:sdtPr>
      <w:sdtContent>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5246522"/>
              <w:tag w:val="goog_rdk_859"/>
            </w:sdtPr>
            <w:sdtContent>
              <w:ins w:author="Quyền Linh Pham van" w:id="0" w:date="2026-02-02T14:44:37Z">
                <w:sdt>
                  <w:sdtPr>
                    <w:id w:val="-72087788"/>
                    <w:tag w:val="goog_rdk_860"/>
                  </w:sdtPr>
                  <w:sdtContent>
                    <w:del w:author="Alpharius" w:id="4" w:date="2026-02-03T17:54:28Z"/>
                  </w:sdtContent>
                </w:sdt>
              </w:ins>
              <w:sdt>
                <w:sdtPr>
                  <w:id w:val="1368095421"/>
                  <w:tag w:val="goog_rdk_8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98456070"/>
        <w:tag w:val="goog_rdk_866"/>
      </w:sdtPr>
      <w:sdtContent>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2201203"/>
              <w:tag w:val="goog_rdk_863"/>
            </w:sdtPr>
            <w:sdtContent>
              <w:ins w:author="Quyền Linh Pham van" w:id="0" w:date="2026-02-02T14:44:37Z">
                <w:sdt>
                  <w:sdtPr>
                    <w:id w:val="1312175807"/>
                    <w:tag w:val="goog_rdk_864"/>
                  </w:sdtPr>
                  <w:sdtContent>
                    <w:del w:author="Alpharius" w:id="4" w:date="2026-02-03T17:54:28Z"/>
                  </w:sdtContent>
                </w:sdt>
              </w:ins>
              <w:sdt>
                <w:sdtPr>
                  <w:id w:val="-1400362129"/>
                  <w:tag w:val="goog_rdk_8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71000094"/>
        <w:tag w:val="goog_rdk_870"/>
      </w:sdtPr>
      <w:sdtContent>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41451746"/>
              <w:tag w:val="goog_rdk_867"/>
            </w:sdtPr>
            <w:sdtContent>
              <w:ins w:author="Quyền Linh Pham van" w:id="0" w:date="2026-02-02T14:44:37Z">
                <w:sdt>
                  <w:sdtPr>
                    <w:id w:val="-1180948005"/>
                    <w:tag w:val="goog_rdk_868"/>
                  </w:sdtPr>
                  <w:sdtContent>
                    <w:del w:author="Alpharius" w:id="4" w:date="2026-02-03T17:54:28Z"/>
                  </w:sdtContent>
                </w:sdt>
              </w:ins>
              <w:sdt>
                <w:sdtPr>
                  <w:id w:val="864123393"/>
                  <w:tag w:val="goog_rdk_8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13238095"/>
        <w:tag w:val="goog_rdk_874"/>
      </w:sdtPr>
      <w:sdtContent>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0625939"/>
              <w:tag w:val="goog_rdk_871"/>
            </w:sdtPr>
            <w:sdtContent>
              <w:ins w:author="Quyền Linh Pham van" w:id="0" w:date="2026-02-02T14:44:37Z">
                <w:sdt>
                  <w:sdtPr>
                    <w:id w:val="-1976079516"/>
                    <w:tag w:val="goog_rdk_872"/>
                  </w:sdtPr>
                  <w:sdtContent>
                    <w:del w:author="Alpharius" w:id="4" w:date="2026-02-03T17:54:28Z"/>
                  </w:sdtContent>
                </w:sdt>
              </w:ins>
              <w:sdt>
                <w:sdtPr>
                  <w:id w:val="-1202877106"/>
                  <w:tag w:val="goog_rdk_8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25025013"/>
        <w:tag w:val="goog_rdk_878"/>
      </w:sdtPr>
      <w:sdtContent>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3236231"/>
              <w:tag w:val="goog_rdk_875"/>
            </w:sdtPr>
            <w:sdtContent>
              <w:ins w:author="Quyền Linh Pham van" w:id="0" w:date="2026-02-02T14:44:37Z">
                <w:sdt>
                  <w:sdtPr>
                    <w:id w:val="1224342779"/>
                    <w:tag w:val="goog_rdk_876"/>
                  </w:sdtPr>
                  <w:sdtContent>
                    <w:del w:author="Alpharius" w:id="4" w:date="2026-02-03T17:54:28Z"/>
                  </w:sdtContent>
                </w:sdt>
              </w:ins>
              <w:sdt>
                <w:sdtPr>
                  <w:id w:val="-2075895174"/>
                  <w:tag w:val="goog_rdk_8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50800712"/>
        <w:tag w:val="goog_rdk_882"/>
      </w:sdtPr>
      <w:sdtContent>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41791275"/>
              <w:tag w:val="goog_rdk_879"/>
            </w:sdtPr>
            <w:sdtContent>
              <w:ins w:author="Quyền Linh Pham van" w:id="0" w:date="2026-02-02T14:44:37Z">
                <w:sdt>
                  <w:sdtPr>
                    <w:id w:val="1229364600"/>
                    <w:tag w:val="goog_rdk_880"/>
                  </w:sdtPr>
                  <w:sdtContent>
                    <w:del w:author="Alpharius" w:id="4" w:date="2026-02-03T17:54:28Z"/>
                  </w:sdtContent>
                </w:sdt>
              </w:ins>
              <w:sdt>
                <w:sdtPr>
                  <w:id w:val="436054355"/>
                  <w:tag w:val="goog_rdk_8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93725995"/>
        <w:tag w:val="goog_rdk_886"/>
      </w:sdtPr>
      <w:sdtContent>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98118954"/>
              <w:tag w:val="goog_rdk_883"/>
            </w:sdtPr>
            <w:sdtContent>
              <w:ins w:author="Quyền Linh Pham van" w:id="0" w:date="2026-02-02T14:44:37Z">
                <w:sdt>
                  <w:sdtPr>
                    <w:id w:val="1794659350"/>
                    <w:tag w:val="goog_rdk_884"/>
                  </w:sdtPr>
                  <w:sdtContent>
                    <w:del w:author="Alpharius" w:id="4" w:date="2026-02-03T17:54:28Z"/>
                  </w:sdtContent>
                </w:sdt>
              </w:ins>
              <w:sdt>
                <w:sdtPr>
                  <w:id w:val="1649395382"/>
                  <w:tag w:val="goog_rdk_8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59279925"/>
        <w:tag w:val="goog_rdk_890"/>
      </w:sdtPr>
      <w:sdtContent>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2620405"/>
              <w:tag w:val="goog_rdk_887"/>
            </w:sdtPr>
            <w:sdtContent>
              <w:ins w:author="Quyền Linh Pham van" w:id="0" w:date="2026-02-02T14:44:37Z">
                <w:sdt>
                  <w:sdtPr>
                    <w:id w:val="1053927738"/>
                    <w:tag w:val="goog_rdk_888"/>
                  </w:sdtPr>
                  <w:sdtContent>
                    <w:del w:author="Alpharius" w:id="4" w:date="2026-02-03T17:54:28Z"/>
                  </w:sdtContent>
                </w:sdt>
              </w:ins>
              <w:sdt>
                <w:sdtPr>
                  <w:id w:val="-1700582110"/>
                  <w:tag w:val="goog_rdk_8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66252803"/>
        <w:tag w:val="goog_rdk_894"/>
      </w:sdtPr>
      <w:sdtContent>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56652330"/>
              <w:tag w:val="goog_rdk_891"/>
            </w:sdtPr>
            <w:sdtContent>
              <w:ins w:author="Quyền Linh Pham van" w:id="0" w:date="2026-02-02T14:44:37Z">
                <w:sdt>
                  <w:sdtPr>
                    <w:id w:val="1549285166"/>
                    <w:tag w:val="goog_rdk_892"/>
                  </w:sdtPr>
                  <w:sdtContent>
                    <w:del w:author="Alpharius" w:id="4" w:date="2026-02-03T17:54:28Z"/>
                  </w:sdtContent>
                </w:sdt>
              </w:ins>
              <w:sdt>
                <w:sdtPr>
                  <w:id w:val="-1673678139"/>
                  <w:tag w:val="goog_rdk_8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26725392"/>
        <w:tag w:val="goog_rdk_898"/>
      </w:sdtPr>
      <w:sdtContent>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14261672"/>
              <w:tag w:val="goog_rdk_895"/>
            </w:sdtPr>
            <w:sdtContent>
              <w:ins w:author="Quyền Linh Pham van" w:id="0" w:date="2026-02-02T14:44:37Z">
                <w:sdt>
                  <w:sdtPr>
                    <w:id w:val="-188643742"/>
                    <w:tag w:val="goog_rdk_896"/>
                  </w:sdtPr>
                  <w:sdtContent>
                    <w:del w:author="Alpharius" w:id="4" w:date="2026-02-03T17:54:28Z"/>
                  </w:sdtContent>
                </w:sdt>
              </w:ins>
              <w:sdt>
                <w:sdtPr>
                  <w:id w:val="878839588"/>
                  <w:tag w:val="goog_rdk_8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0775336"/>
        <w:tag w:val="goog_rdk_902"/>
      </w:sdtPr>
      <w:sdtContent>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1227763"/>
              <w:tag w:val="goog_rdk_899"/>
            </w:sdtPr>
            <w:sdtContent>
              <w:ins w:author="Quyền Linh Pham van" w:id="0" w:date="2026-02-02T14:44:37Z">
                <w:sdt>
                  <w:sdtPr>
                    <w:id w:val="2101499491"/>
                    <w:tag w:val="goog_rdk_900"/>
                  </w:sdtPr>
                  <w:sdtContent>
                    <w:del w:author="Alpharius" w:id="4" w:date="2026-02-03T17:54:28Z"/>
                  </w:sdtContent>
                </w:sdt>
              </w:ins>
              <w:sdt>
                <w:sdtPr>
                  <w:id w:val="-1002009240"/>
                  <w:tag w:val="goog_rdk_9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30497235"/>
        <w:tag w:val="goog_rdk_906"/>
      </w:sdtPr>
      <w:sdtContent>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57190786"/>
              <w:tag w:val="goog_rdk_903"/>
            </w:sdtPr>
            <w:sdtContent>
              <w:ins w:author="Quyền Linh Pham van" w:id="0" w:date="2026-02-02T14:44:37Z">
                <w:sdt>
                  <w:sdtPr>
                    <w:id w:val="-838219888"/>
                    <w:tag w:val="goog_rdk_904"/>
                  </w:sdtPr>
                  <w:sdtContent>
                    <w:del w:author="Alpharius" w:id="4" w:date="2026-02-03T17:54:28Z"/>
                  </w:sdtContent>
                </w:sdt>
              </w:ins>
              <w:sdt>
                <w:sdtPr>
                  <w:id w:val="-902242595"/>
                  <w:tag w:val="goog_rdk_9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59075361"/>
        <w:tag w:val="goog_rdk_910"/>
      </w:sdtPr>
      <w:sdtContent>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2363223"/>
              <w:tag w:val="goog_rdk_907"/>
            </w:sdtPr>
            <w:sdtContent>
              <w:ins w:author="Quyền Linh Pham van" w:id="0" w:date="2026-02-02T14:44:37Z">
                <w:sdt>
                  <w:sdtPr>
                    <w:id w:val="-659156907"/>
                    <w:tag w:val="goog_rdk_908"/>
                  </w:sdtPr>
                  <w:sdtContent>
                    <w:del w:author="Alpharius" w:id="4" w:date="2026-02-03T17:54:28Z"/>
                  </w:sdtContent>
                </w:sdt>
              </w:ins>
              <w:sdt>
                <w:sdtPr>
                  <w:id w:val="587301183"/>
                  <w:tag w:val="goog_rdk_9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18607012"/>
        <w:tag w:val="goog_rdk_914"/>
      </w:sdtPr>
      <w:sdtContent>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2386689"/>
              <w:tag w:val="goog_rdk_911"/>
            </w:sdtPr>
            <w:sdtContent>
              <w:ins w:author="Quyền Linh Pham van" w:id="0" w:date="2026-02-02T14:44:37Z">
                <w:sdt>
                  <w:sdtPr>
                    <w:id w:val="1533060552"/>
                    <w:tag w:val="goog_rdk_912"/>
                  </w:sdtPr>
                  <w:sdtContent>
                    <w:del w:author="Alpharius" w:id="4" w:date="2026-02-03T17:54:28Z"/>
                  </w:sdtContent>
                </w:sdt>
              </w:ins>
              <w:sdt>
                <w:sdtPr>
                  <w:id w:val="671456784"/>
                  <w:tag w:val="goog_rdk_9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98997548"/>
        <w:tag w:val="goog_rdk_918"/>
      </w:sdtPr>
      <w:sdtContent>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6223536"/>
              <w:tag w:val="goog_rdk_915"/>
            </w:sdtPr>
            <w:sdtContent>
              <w:ins w:author="Quyền Linh Pham van" w:id="0" w:date="2026-02-02T14:44:37Z">
                <w:sdt>
                  <w:sdtPr>
                    <w:id w:val="-625211245"/>
                    <w:tag w:val="goog_rdk_916"/>
                  </w:sdtPr>
                  <w:sdtContent>
                    <w:del w:author="Alpharius" w:id="4" w:date="2026-02-03T17:54:28Z"/>
                  </w:sdtContent>
                </w:sdt>
              </w:ins>
              <w:sdt>
                <w:sdtPr>
                  <w:id w:val="2080032258"/>
                  <w:tag w:val="goog_rdk_9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85006488"/>
        <w:tag w:val="goog_rdk_922"/>
      </w:sdtPr>
      <w:sdtContent>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4216785"/>
              <w:tag w:val="goog_rdk_919"/>
            </w:sdtPr>
            <w:sdtContent>
              <w:ins w:author="Quyền Linh Pham van" w:id="0" w:date="2026-02-02T14:44:37Z">
                <w:sdt>
                  <w:sdtPr>
                    <w:id w:val="140877596"/>
                    <w:tag w:val="goog_rdk_920"/>
                  </w:sdtPr>
                  <w:sdtContent>
                    <w:del w:author="Alpharius" w:id="4" w:date="2026-02-03T17:54:28Z"/>
                  </w:sdtContent>
                </w:sdt>
              </w:ins>
              <w:sdt>
                <w:sdtPr>
                  <w:id w:val="-1719464902"/>
                  <w:tag w:val="goog_rdk_9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7059693"/>
        <w:tag w:val="goog_rdk_926"/>
      </w:sdtPr>
      <w:sdtContent>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83454062"/>
              <w:tag w:val="goog_rdk_923"/>
            </w:sdtPr>
            <w:sdtContent>
              <w:ins w:author="Quyền Linh Pham van" w:id="0" w:date="2026-02-02T14:44:37Z">
                <w:sdt>
                  <w:sdtPr>
                    <w:id w:val="1220692781"/>
                    <w:tag w:val="goog_rdk_924"/>
                  </w:sdtPr>
                  <w:sdtContent>
                    <w:del w:author="Alpharius" w:id="4" w:date="2026-02-03T17:54:28Z"/>
                  </w:sdtContent>
                </w:sdt>
              </w:ins>
              <w:sdt>
                <w:sdtPr>
                  <w:id w:val="-1795816382"/>
                  <w:tag w:val="goog_rdk_9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15830257"/>
        <w:tag w:val="goog_rdk_930"/>
      </w:sdtPr>
      <w:sdtContent>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2032551"/>
              <w:tag w:val="goog_rdk_927"/>
            </w:sdtPr>
            <w:sdtContent>
              <w:ins w:author="Quyền Linh Pham van" w:id="0" w:date="2026-02-02T14:44:37Z">
                <w:sdt>
                  <w:sdtPr>
                    <w:id w:val="-1212374121"/>
                    <w:tag w:val="goog_rdk_928"/>
                  </w:sdtPr>
                  <w:sdtContent>
                    <w:del w:author="Alpharius" w:id="4" w:date="2026-02-03T17:54:28Z"/>
                  </w:sdtContent>
                </w:sdt>
              </w:ins>
              <w:sdt>
                <w:sdtPr>
                  <w:id w:val="288716060"/>
                  <w:tag w:val="goog_rdk_9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42270346"/>
        <w:tag w:val="goog_rdk_934"/>
      </w:sdtPr>
      <w:sdtContent>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94633241"/>
              <w:tag w:val="goog_rdk_931"/>
            </w:sdtPr>
            <w:sdtContent>
              <w:ins w:author="Quyền Linh Pham van" w:id="0" w:date="2026-02-02T14:44:37Z">
                <w:sdt>
                  <w:sdtPr>
                    <w:id w:val="734528382"/>
                    <w:tag w:val="goog_rdk_932"/>
                  </w:sdtPr>
                  <w:sdtContent>
                    <w:del w:author="Alpharius" w:id="4" w:date="2026-02-03T17:54:28Z"/>
                  </w:sdtContent>
                </w:sdt>
              </w:ins>
              <w:sdt>
                <w:sdtPr>
                  <w:id w:val="116573004"/>
                  <w:tag w:val="goog_rdk_9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14768947"/>
        <w:tag w:val="goog_rdk_938"/>
      </w:sdtPr>
      <w:sdtContent>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68332968"/>
              <w:tag w:val="goog_rdk_935"/>
            </w:sdtPr>
            <w:sdtContent>
              <w:ins w:author="Quyền Linh Pham van" w:id="0" w:date="2026-02-02T14:44:37Z">
                <w:sdt>
                  <w:sdtPr>
                    <w:id w:val="-857484357"/>
                    <w:tag w:val="goog_rdk_936"/>
                  </w:sdtPr>
                  <w:sdtContent>
                    <w:del w:author="Alpharius" w:id="4" w:date="2026-02-03T17:54:28Z"/>
                  </w:sdtContent>
                </w:sdt>
              </w:ins>
              <w:sdt>
                <w:sdtPr>
                  <w:id w:val="-1703123535"/>
                  <w:tag w:val="goog_rdk_9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64583675"/>
        <w:tag w:val="goog_rdk_942"/>
      </w:sdtPr>
      <w:sdtContent>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80101931"/>
              <w:tag w:val="goog_rdk_939"/>
            </w:sdtPr>
            <w:sdtContent>
              <w:ins w:author="Quyền Linh Pham van" w:id="0" w:date="2026-02-02T14:44:37Z">
                <w:sdt>
                  <w:sdtPr>
                    <w:id w:val="-801193589"/>
                    <w:tag w:val="goog_rdk_940"/>
                  </w:sdtPr>
                  <w:sdtContent>
                    <w:del w:author="Alpharius" w:id="4" w:date="2026-02-03T17:54:28Z"/>
                  </w:sdtContent>
                </w:sdt>
              </w:ins>
              <w:sdt>
                <w:sdtPr>
                  <w:id w:val="239660449"/>
                  <w:tag w:val="goog_rdk_9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64224929"/>
        <w:tag w:val="goog_rdk_946"/>
      </w:sdtPr>
      <w:sdtContent>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0684516"/>
              <w:tag w:val="goog_rdk_943"/>
            </w:sdtPr>
            <w:sdtContent>
              <w:ins w:author="Quyền Linh Pham van" w:id="0" w:date="2026-02-02T14:44:37Z">
                <w:sdt>
                  <w:sdtPr>
                    <w:id w:val="1657392183"/>
                    <w:tag w:val="goog_rdk_944"/>
                  </w:sdtPr>
                  <w:sdtContent>
                    <w:del w:author="Alpharius" w:id="4" w:date="2026-02-03T17:54:28Z"/>
                  </w:sdtContent>
                </w:sdt>
              </w:ins>
              <w:sdt>
                <w:sdtPr>
                  <w:id w:val="-1405128221"/>
                  <w:tag w:val="goog_rdk_9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94102502"/>
        <w:tag w:val="goog_rdk_950"/>
      </w:sdtPr>
      <w:sdtContent>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49609322"/>
              <w:tag w:val="goog_rdk_947"/>
            </w:sdtPr>
            <w:sdtContent>
              <w:ins w:author="Quyền Linh Pham van" w:id="0" w:date="2026-02-02T14:44:37Z">
                <w:sdt>
                  <w:sdtPr>
                    <w:id w:val="1271353299"/>
                    <w:tag w:val="goog_rdk_948"/>
                  </w:sdtPr>
                  <w:sdtContent>
                    <w:del w:author="Alpharius" w:id="4" w:date="2026-02-03T17:54:28Z"/>
                  </w:sdtContent>
                </w:sdt>
              </w:ins>
              <w:sdt>
                <w:sdtPr>
                  <w:id w:val="-713858714"/>
                  <w:tag w:val="goog_rdk_9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55013503"/>
        <w:tag w:val="goog_rdk_954"/>
      </w:sdtPr>
      <w:sdtContent>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1029484"/>
              <w:tag w:val="goog_rdk_951"/>
            </w:sdtPr>
            <w:sdtContent>
              <w:ins w:author="Quyền Linh Pham van" w:id="0" w:date="2026-02-02T14:44:37Z">
                <w:sdt>
                  <w:sdtPr>
                    <w:id w:val="107644232"/>
                    <w:tag w:val="goog_rdk_952"/>
                  </w:sdtPr>
                  <w:sdtContent>
                    <w:del w:author="Alpharius" w:id="4" w:date="2026-02-03T17:54:28Z"/>
                  </w:sdtContent>
                </w:sdt>
              </w:ins>
              <w:sdt>
                <w:sdtPr>
                  <w:id w:val="-471068182"/>
                  <w:tag w:val="goog_rdk_9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96277292"/>
        <w:tag w:val="goog_rdk_958"/>
      </w:sdtPr>
      <w:sdtContent>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90616145"/>
              <w:tag w:val="goog_rdk_955"/>
            </w:sdtPr>
            <w:sdtContent>
              <w:ins w:author="Quyền Linh Pham van" w:id="0" w:date="2026-02-02T14:44:37Z">
                <w:sdt>
                  <w:sdtPr>
                    <w:id w:val="489690934"/>
                    <w:tag w:val="goog_rdk_956"/>
                  </w:sdtPr>
                  <w:sdtContent>
                    <w:del w:author="Alpharius" w:id="4" w:date="2026-02-03T17:54:28Z"/>
                  </w:sdtContent>
                </w:sdt>
              </w:ins>
              <w:sdt>
                <w:sdtPr>
                  <w:id w:val="341741880"/>
                  <w:tag w:val="goog_rdk_9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53344967"/>
        <w:tag w:val="goog_rdk_962"/>
      </w:sdtPr>
      <w:sdtContent>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71947403"/>
              <w:tag w:val="goog_rdk_959"/>
            </w:sdtPr>
            <w:sdtContent>
              <w:ins w:author="Quyền Linh Pham van" w:id="0" w:date="2026-02-02T14:44:37Z">
                <w:sdt>
                  <w:sdtPr>
                    <w:id w:val="1022934916"/>
                    <w:tag w:val="goog_rdk_960"/>
                  </w:sdtPr>
                  <w:sdtContent>
                    <w:del w:author="Alpharius" w:id="4" w:date="2026-02-03T17:54:28Z"/>
                  </w:sdtContent>
                </w:sdt>
              </w:ins>
              <w:sdt>
                <w:sdtPr>
                  <w:id w:val="-1162180581"/>
                  <w:tag w:val="goog_rdk_9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52920072"/>
        <w:tag w:val="goog_rdk_966"/>
      </w:sdtPr>
      <w:sdtContent>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76568808"/>
              <w:tag w:val="goog_rdk_963"/>
            </w:sdtPr>
            <w:sdtContent>
              <w:ins w:author="Quyền Linh Pham van" w:id="0" w:date="2026-02-02T14:44:37Z">
                <w:sdt>
                  <w:sdtPr>
                    <w:id w:val="2002458255"/>
                    <w:tag w:val="goog_rdk_964"/>
                  </w:sdtPr>
                  <w:sdtContent>
                    <w:del w:author="Alpharius" w:id="4" w:date="2026-02-03T17:54:28Z"/>
                  </w:sdtContent>
                </w:sdt>
              </w:ins>
              <w:sdt>
                <w:sdtPr>
                  <w:id w:val="-732875002"/>
                  <w:tag w:val="goog_rdk_9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04982673"/>
        <w:tag w:val="goog_rdk_970"/>
      </w:sdtPr>
      <w:sdtContent>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25207370"/>
              <w:tag w:val="goog_rdk_967"/>
            </w:sdtPr>
            <w:sdtContent>
              <w:ins w:author="Quyền Linh Pham van" w:id="0" w:date="2026-02-02T14:44:37Z">
                <w:sdt>
                  <w:sdtPr>
                    <w:id w:val="1700397293"/>
                    <w:tag w:val="goog_rdk_968"/>
                  </w:sdtPr>
                  <w:sdtContent>
                    <w:del w:author="Alpharius" w:id="4" w:date="2026-02-03T17:54:28Z"/>
                  </w:sdtContent>
                </w:sdt>
              </w:ins>
              <w:sdt>
                <w:sdtPr>
                  <w:id w:val="-378544745"/>
                  <w:tag w:val="goog_rdk_9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60149363"/>
        <w:tag w:val="goog_rdk_974"/>
      </w:sdtPr>
      <w:sdtContent>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0996167"/>
              <w:tag w:val="goog_rdk_971"/>
            </w:sdtPr>
            <w:sdtContent>
              <w:ins w:author="Quyền Linh Pham van" w:id="0" w:date="2026-02-02T14:44:37Z">
                <w:sdt>
                  <w:sdtPr>
                    <w:id w:val="-1678678329"/>
                    <w:tag w:val="goog_rdk_972"/>
                  </w:sdtPr>
                  <w:sdtContent>
                    <w:del w:author="Alpharius" w:id="4" w:date="2026-02-03T17:54:28Z"/>
                  </w:sdtContent>
                </w:sdt>
              </w:ins>
              <w:sdt>
                <w:sdtPr>
                  <w:id w:val="-1228598132"/>
                  <w:tag w:val="goog_rdk_9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7369512"/>
        <w:tag w:val="goog_rdk_978"/>
      </w:sdtPr>
      <w:sdtContent>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51113688"/>
              <w:tag w:val="goog_rdk_975"/>
            </w:sdtPr>
            <w:sdtContent>
              <w:ins w:author="Quyền Linh Pham van" w:id="0" w:date="2026-02-02T14:44:37Z">
                <w:sdt>
                  <w:sdtPr>
                    <w:id w:val="620438230"/>
                    <w:tag w:val="goog_rdk_976"/>
                  </w:sdtPr>
                  <w:sdtContent>
                    <w:del w:author="Alpharius" w:id="4" w:date="2026-02-03T17:54:28Z"/>
                  </w:sdtContent>
                </w:sdt>
              </w:ins>
              <w:sdt>
                <w:sdtPr>
                  <w:id w:val="1762847163"/>
                  <w:tag w:val="goog_rdk_9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95676242"/>
        <w:tag w:val="goog_rdk_982"/>
      </w:sdtPr>
      <w:sdtContent>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75273229"/>
              <w:tag w:val="goog_rdk_979"/>
            </w:sdtPr>
            <w:sdtContent>
              <w:ins w:author="Quyền Linh Pham van" w:id="0" w:date="2026-02-02T14:44:37Z">
                <w:sdt>
                  <w:sdtPr>
                    <w:id w:val="1460293991"/>
                    <w:tag w:val="goog_rdk_980"/>
                  </w:sdtPr>
                  <w:sdtContent>
                    <w:del w:author="Alpharius" w:id="4" w:date="2026-02-03T17:54:28Z"/>
                  </w:sdtContent>
                </w:sdt>
              </w:ins>
              <w:sdt>
                <w:sdtPr>
                  <w:id w:val="1137034574"/>
                  <w:tag w:val="goog_rdk_9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30547089"/>
        <w:tag w:val="goog_rdk_986"/>
      </w:sdtPr>
      <w:sdtContent>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31417515"/>
              <w:tag w:val="goog_rdk_983"/>
            </w:sdtPr>
            <w:sdtContent>
              <w:ins w:author="Quyền Linh Pham van" w:id="0" w:date="2026-02-02T14:44:37Z">
                <w:sdt>
                  <w:sdtPr>
                    <w:id w:val="-2008846455"/>
                    <w:tag w:val="goog_rdk_984"/>
                  </w:sdtPr>
                  <w:sdtContent>
                    <w:del w:author="Alpharius" w:id="4" w:date="2026-02-03T17:54:28Z"/>
                  </w:sdtContent>
                </w:sdt>
              </w:ins>
              <w:sdt>
                <w:sdtPr>
                  <w:id w:val="1363831826"/>
                  <w:tag w:val="goog_rdk_9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94522942"/>
        <w:tag w:val="goog_rdk_990"/>
      </w:sdtPr>
      <w:sdtContent>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3977683"/>
              <w:tag w:val="goog_rdk_987"/>
            </w:sdtPr>
            <w:sdtContent>
              <w:ins w:author="Quyền Linh Pham van" w:id="0" w:date="2026-02-02T14:44:37Z">
                <w:sdt>
                  <w:sdtPr>
                    <w:id w:val="824964173"/>
                    <w:tag w:val="goog_rdk_988"/>
                  </w:sdtPr>
                  <w:sdtContent>
                    <w:del w:author="Alpharius" w:id="4" w:date="2026-02-03T17:54:28Z"/>
                  </w:sdtContent>
                </w:sdt>
              </w:ins>
              <w:sdt>
                <w:sdtPr>
                  <w:id w:val="-2102681587"/>
                  <w:tag w:val="goog_rdk_9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19316800"/>
        <w:tag w:val="goog_rdk_994"/>
      </w:sdtPr>
      <w:sdtContent>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5807030"/>
              <w:tag w:val="goog_rdk_991"/>
            </w:sdtPr>
            <w:sdtContent>
              <w:ins w:author="Quyền Linh Pham van" w:id="0" w:date="2026-02-02T14:44:37Z">
                <w:sdt>
                  <w:sdtPr>
                    <w:id w:val="1328303982"/>
                    <w:tag w:val="goog_rdk_992"/>
                  </w:sdtPr>
                  <w:sdtContent>
                    <w:del w:author="Alpharius" w:id="4" w:date="2026-02-03T17:54:28Z"/>
                  </w:sdtContent>
                </w:sdt>
              </w:ins>
              <w:sdt>
                <w:sdtPr>
                  <w:id w:val="1062876912"/>
                  <w:tag w:val="goog_rdk_9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84199846"/>
        <w:tag w:val="goog_rdk_998"/>
      </w:sdtPr>
      <w:sdtContent>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2402807"/>
              <w:tag w:val="goog_rdk_995"/>
            </w:sdtPr>
            <w:sdtContent>
              <w:ins w:author="Quyền Linh Pham van" w:id="0" w:date="2026-02-02T14:44:37Z">
                <w:sdt>
                  <w:sdtPr>
                    <w:id w:val="1229683114"/>
                    <w:tag w:val="goog_rdk_996"/>
                  </w:sdtPr>
                  <w:sdtContent>
                    <w:del w:author="Alpharius" w:id="4" w:date="2026-02-03T17:54:28Z"/>
                  </w:sdtContent>
                </w:sdt>
              </w:ins>
              <w:sdt>
                <w:sdtPr>
                  <w:id w:val="1984473072"/>
                  <w:tag w:val="goog_rdk_9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02309261"/>
        <w:tag w:val="goog_rdk_1002"/>
      </w:sdtPr>
      <w:sdtContent>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27123206"/>
              <w:tag w:val="goog_rdk_999"/>
            </w:sdtPr>
            <w:sdtContent>
              <w:ins w:author="Quyền Linh Pham van" w:id="0" w:date="2026-02-02T14:44:37Z">
                <w:sdt>
                  <w:sdtPr>
                    <w:id w:val="-2034006491"/>
                    <w:tag w:val="goog_rdk_1000"/>
                  </w:sdtPr>
                  <w:sdtContent>
                    <w:del w:author="Alpharius" w:id="4" w:date="2026-02-03T17:54:28Z"/>
                  </w:sdtContent>
                </w:sdt>
              </w:ins>
              <w:sdt>
                <w:sdtPr>
                  <w:id w:val="1928685187"/>
                  <w:tag w:val="goog_rdk_10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51630478"/>
        <w:tag w:val="goog_rdk_1006"/>
      </w:sdtPr>
      <w:sdtContent>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895728"/>
              <w:tag w:val="goog_rdk_1003"/>
            </w:sdtPr>
            <w:sdtContent>
              <w:ins w:author="Quyền Linh Pham van" w:id="0" w:date="2026-02-02T14:44:37Z">
                <w:sdt>
                  <w:sdtPr>
                    <w:id w:val="-55387378"/>
                    <w:tag w:val="goog_rdk_1004"/>
                  </w:sdtPr>
                  <w:sdtContent>
                    <w:del w:author="Alpharius" w:id="4" w:date="2026-02-03T17:54:28Z"/>
                  </w:sdtContent>
                </w:sdt>
              </w:ins>
              <w:sdt>
                <w:sdtPr>
                  <w:id w:val="64851474"/>
                  <w:tag w:val="goog_rdk_10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10340005"/>
        <w:tag w:val="goog_rdk_1010"/>
      </w:sdtPr>
      <w:sdtContent>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3143753"/>
              <w:tag w:val="goog_rdk_1007"/>
            </w:sdtPr>
            <w:sdtContent>
              <w:ins w:author="Quyền Linh Pham van" w:id="0" w:date="2026-02-02T14:44:37Z">
                <w:sdt>
                  <w:sdtPr>
                    <w:id w:val="-1868693091"/>
                    <w:tag w:val="goog_rdk_1008"/>
                  </w:sdtPr>
                  <w:sdtContent>
                    <w:del w:author="Alpharius" w:id="4" w:date="2026-02-03T17:54:28Z"/>
                  </w:sdtContent>
                </w:sdt>
              </w:ins>
              <w:sdt>
                <w:sdtPr>
                  <w:id w:val="1750838781"/>
                  <w:tag w:val="goog_rdk_10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15487061"/>
        <w:tag w:val="goog_rdk_1014"/>
      </w:sdtPr>
      <w:sdtContent>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10157801"/>
              <w:tag w:val="goog_rdk_1011"/>
            </w:sdtPr>
            <w:sdtContent>
              <w:ins w:author="Quyền Linh Pham van" w:id="0" w:date="2026-02-02T14:44:37Z">
                <w:sdt>
                  <w:sdtPr>
                    <w:id w:val="-1896728277"/>
                    <w:tag w:val="goog_rdk_1012"/>
                  </w:sdtPr>
                  <w:sdtContent>
                    <w:del w:author="Alpharius" w:id="4" w:date="2026-02-03T17:54:28Z"/>
                  </w:sdtContent>
                </w:sdt>
              </w:ins>
              <w:sdt>
                <w:sdtPr>
                  <w:id w:val="1382859713"/>
                  <w:tag w:val="goog_rdk_10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19101676"/>
        <w:tag w:val="goog_rdk_1018"/>
      </w:sdtPr>
      <w:sdtContent>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45964700"/>
              <w:tag w:val="goog_rdk_1015"/>
            </w:sdtPr>
            <w:sdtContent>
              <w:ins w:author="Quyền Linh Pham van" w:id="0" w:date="2026-02-02T14:44:37Z">
                <w:sdt>
                  <w:sdtPr>
                    <w:id w:val="293680678"/>
                    <w:tag w:val="goog_rdk_1016"/>
                  </w:sdtPr>
                  <w:sdtContent>
                    <w:del w:author="Alpharius" w:id="4" w:date="2026-02-03T17:54:28Z"/>
                  </w:sdtContent>
                </w:sdt>
              </w:ins>
              <w:sdt>
                <w:sdtPr>
                  <w:id w:val="1769450744"/>
                  <w:tag w:val="goog_rdk_10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19155457"/>
        <w:tag w:val="goog_rdk_1022"/>
      </w:sdtPr>
      <w:sdtContent>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0716886"/>
              <w:tag w:val="goog_rdk_1019"/>
            </w:sdtPr>
            <w:sdtContent>
              <w:ins w:author="Quyền Linh Pham van" w:id="0" w:date="2026-02-02T14:44:37Z">
                <w:sdt>
                  <w:sdtPr>
                    <w:id w:val="-398278852"/>
                    <w:tag w:val="goog_rdk_1020"/>
                  </w:sdtPr>
                  <w:sdtContent>
                    <w:del w:author="Alpharius" w:id="4" w:date="2026-02-03T17:54:28Z"/>
                  </w:sdtContent>
                </w:sdt>
              </w:ins>
              <w:sdt>
                <w:sdtPr>
                  <w:id w:val="-834561153"/>
                  <w:tag w:val="goog_rdk_10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88214567"/>
        <w:tag w:val="goog_rdk_1026"/>
      </w:sdtPr>
      <w:sdtContent>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6658675"/>
              <w:tag w:val="goog_rdk_1023"/>
            </w:sdtPr>
            <w:sdtContent>
              <w:ins w:author="Quyền Linh Pham van" w:id="0" w:date="2026-02-02T14:44:37Z">
                <w:sdt>
                  <w:sdtPr>
                    <w:id w:val="-255259651"/>
                    <w:tag w:val="goog_rdk_1024"/>
                  </w:sdtPr>
                  <w:sdtContent>
                    <w:del w:author="Alpharius" w:id="4" w:date="2026-02-03T17:54:28Z"/>
                  </w:sdtContent>
                </w:sdt>
              </w:ins>
              <w:sdt>
                <w:sdtPr>
                  <w:id w:val="1509186575"/>
                  <w:tag w:val="goog_rdk_10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23097429"/>
        <w:tag w:val="goog_rdk_1030"/>
      </w:sdtPr>
      <w:sdtContent>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2498330"/>
              <w:tag w:val="goog_rdk_1027"/>
            </w:sdtPr>
            <w:sdtContent>
              <w:ins w:author="Quyền Linh Pham van" w:id="0" w:date="2026-02-02T14:44:37Z">
                <w:sdt>
                  <w:sdtPr>
                    <w:id w:val="1023482342"/>
                    <w:tag w:val="goog_rdk_1028"/>
                  </w:sdtPr>
                  <w:sdtContent>
                    <w:del w:author="Alpharius" w:id="4" w:date="2026-02-03T17:54:28Z"/>
                  </w:sdtContent>
                </w:sdt>
              </w:ins>
              <w:sdt>
                <w:sdtPr>
                  <w:id w:val="-1295943411"/>
                  <w:tag w:val="goog_rdk_10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4644733"/>
        <w:tag w:val="goog_rdk_1034"/>
      </w:sdtPr>
      <w:sdtContent>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3617644"/>
              <w:tag w:val="goog_rdk_1031"/>
            </w:sdtPr>
            <w:sdtContent>
              <w:ins w:author="Quyền Linh Pham van" w:id="0" w:date="2026-02-02T14:44:37Z">
                <w:sdt>
                  <w:sdtPr>
                    <w:id w:val="-1706009297"/>
                    <w:tag w:val="goog_rdk_1032"/>
                  </w:sdtPr>
                  <w:sdtContent>
                    <w:del w:author="Alpharius" w:id="4" w:date="2026-02-03T17:54:28Z"/>
                  </w:sdtContent>
                </w:sdt>
              </w:ins>
              <w:sdt>
                <w:sdtPr>
                  <w:id w:val="-461404962"/>
                  <w:tag w:val="goog_rdk_10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72361440"/>
        <w:tag w:val="goog_rdk_1038"/>
      </w:sdtPr>
      <w:sdtContent>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8651449"/>
              <w:tag w:val="goog_rdk_1035"/>
            </w:sdtPr>
            <w:sdtContent>
              <w:ins w:author="Quyền Linh Pham van" w:id="0" w:date="2026-02-02T14:44:37Z">
                <w:sdt>
                  <w:sdtPr>
                    <w:id w:val="86342804"/>
                    <w:tag w:val="goog_rdk_1036"/>
                  </w:sdtPr>
                  <w:sdtContent>
                    <w:del w:author="Alpharius" w:id="4" w:date="2026-02-03T17:54:28Z"/>
                  </w:sdtContent>
                </w:sdt>
              </w:ins>
              <w:sdt>
                <w:sdtPr>
                  <w:id w:val="1256003217"/>
                  <w:tag w:val="goog_rdk_10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51244328"/>
        <w:tag w:val="goog_rdk_1042"/>
      </w:sdtPr>
      <w:sdtContent>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305475"/>
              <w:tag w:val="goog_rdk_1039"/>
            </w:sdtPr>
            <w:sdtContent>
              <w:ins w:author="Quyền Linh Pham van" w:id="0" w:date="2026-02-02T14:44:37Z">
                <w:sdt>
                  <w:sdtPr>
                    <w:id w:val="350356289"/>
                    <w:tag w:val="goog_rdk_1040"/>
                  </w:sdtPr>
                  <w:sdtContent>
                    <w:del w:author="Alpharius" w:id="4" w:date="2026-02-03T17:54:28Z"/>
                  </w:sdtContent>
                </w:sdt>
              </w:ins>
              <w:sdt>
                <w:sdtPr>
                  <w:id w:val="699354077"/>
                  <w:tag w:val="goog_rdk_10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55075411"/>
        <w:tag w:val="goog_rdk_1046"/>
      </w:sdtPr>
      <w:sdtContent>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11723899"/>
              <w:tag w:val="goog_rdk_1043"/>
            </w:sdtPr>
            <w:sdtContent>
              <w:ins w:author="Quyền Linh Pham van" w:id="0" w:date="2026-02-02T14:44:37Z">
                <w:sdt>
                  <w:sdtPr>
                    <w:id w:val="383727204"/>
                    <w:tag w:val="goog_rdk_1044"/>
                  </w:sdtPr>
                  <w:sdtContent>
                    <w:del w:author="Alpharius" w:id="4" w:date="2026-02-03T17:54:28Z"/>
                  </w:sdtContent>
                </w:sdt>
              </w:ins>
              <w:sdt>
                <w:sdtPr>
                  <w:id w:val="-21507603"/>
                  <w:tag w:val="goog_rdk_10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9325452"/>
        <w:tag w:val="goog_rdk_1050"/>
      </w:sdtPr>
      <w:sdtContent>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2446331"/>
              <w:tag w:val="goog_rdk_1047"/>
            </w:sdtPr>
            <w:sdtContent>
              <w:ins w:author="Quyền Linh Pham van" w:id="0" w:date="2026-02-02T14:44:37Z">
                <w:sdt>
                  <w:sdtPr>
                    <w:id w:val="930641206"/>
                    <w:tag w:val="goog_rdk_1048"/>
                  </w:sdtPr>
                  <w:sdtContent>
                    <w:del w:author="Alpharius" w:id="4" w:date="2026-02-03T17:54:28Z"/>
                  </w:sdtContent>
                </w:sdt>
              </w:ins>
              <w:sdt>
                <w:sdtPr>
                  <w:id w:val="591448615"/>
                  <w:tag w:val="goog_rdk_10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05413521"/>
        <w:tag w:val="goog_rdk_1054"/>
      </w:sdtPr>
      <w:sdtContent>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1577050"/>
              <w:tag w:val="goog_rdk_1051"/>
            </w:sdtPr>
            <w:sdtContent>
              <w:ins w:author="Quyền Linh Pham van" w:id="0" w:date="2026-02-02T14:44:37Z">
                <w:sdt>
                  <w:sdtPr>
                    <w:id w:val="-71706685"/>
                    <w:tag w:val="goog_rdk_1052"/>
                  </w:sdtPr>
                  <w:sdtContent>
                    <w:del w:author="Alpharius" w:id="4" w:date="2026-02-03T17:54:28Z"/>
                  </w:sdtContent>
                </w:sdt>
              </w:ins>
              <w:sdt>
                <w:sdtPr>
                  <w:id w:val="-1017442024"/>
                  <w:tag w:val="goog_rdk_10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11241117"/>
        <w:tag w:val="goog_rdk_1058"/>
      </w:sdtPr>
      <w:sdtContent>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1351142"/>
              <w:tag w:val="goog_rdk_1055"/>
            </w:sdtPr>
            <w:sdtContent>
              <w:ins w:author="Quyền Linh Pham van" w:id="0" w:date="2026-02-02T14:44:37Z">
                <w:sdt>
                  <w:sdtPr>
                    <w:id w:val="1473376867"/>
                    <w:tag w:val="goog_rdk_1056"/>
                  </w:sdtPr>
                  <w:sdtContent>
                    <w:del w:author="Alpharius" w:id="4" w:date="2026-02-03T17:54:28Z"/>
                  </w:sdtContent>
                </w:sdt>
              </w:ins>
              <w:sdt>
                <w:sdtPr>
                  <w:id w:val="413513403"/>
                  <w:tag w:val="goog_rdk_10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17841186"/>
        <w:tag w:val="goog_rdk_1062"/>
      </w:sdtPr>
      <w:sdtContent>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5541808"/>
              <w:tag w:val="goog_rdk_1059"/>
            </w:sdtPr>
            <w:sdtContent>
              <w:ins w:author="Quyền Linh Pham van" w:id="0" w:date="2026-02-02T14:44:37Z">
                <w:sdt>
                  <w:sdtPr>
                    <w:id w:val="-1275991803"/>
                    <w:tag w:val="goog_rdk_1060"/>
                  </w:sdtPr>
                  <w:sdtContent>
                    <w:del w:author="Alpharius" w:id="4" w:date="2026-02-03T17:54:28Z"/>
                  </w:sdtContent>
                </w:sdt>
              </w:ins>
              <w:sdt>
                <w:sdtPr>
                  <w:id w:val="-1752452529"/>
                  <w:tag w:val="goog_rdk_10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60604606"/>
        <w:tag w:val="goog_rdk_1066"/>
      </w:sdtPr>
      <w:sdtContent>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54039358"/>
              <w:tag w:val="goog_rdk_1063"/>
            </w:sdtPr>
            <w:sdtContent>
              <w:ins w:author="Quyền Linh Pham van" w:id="0" w:date="2026-02-02T14:44:37Z">
                <w:sdt>
                  <w:sdtPr>
                    <w:id w:val="891241431"/>
                    <w:tag w:val="goog_rdk_1064"/>
                  </w:sdtPr>
                  <w:sdtContent>
                    <w:del w:author="Alpharius" w:id="4" w:date="2026-02-03T17:54:28Z"/>
                  </w:sdtContent>
                </w:sdt>
              </w:ins>
              <w:sdt>
                <w:sdtPr>
                  <w:id w:val="-1005117523"/>
                  <w:tag w:val="goog_rdk_10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79622972"/>
        <w:tag w:val="goog_rdk_1070"/>
      </w:sdtPr>
      <w:sdtContent>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55837073"/>
              <w:tag w:val="goog_rdk_1067"/>
            </w:sdtPr>
            <w:sdtContent>
              <w:ins w:author="Quyền Linh Pham van" w:id="0" w:date="2026-02-02T14:44:37Z">
                <w:sdt>
                  <w:sdtPr>
                    <w:id w:val="266284502"/>
                    <w:tag w:val="goog_rdk_1068"/>
                  </w:sdtPr>
                  <w:sdtContent>
                    <w:del w:author="Alpharius" w:id="4" w:date="2026-02-03T17:54:28Z"/>
                  </w:sdtContent>
                </w:sdt>
              </w:ins>
              <w:sdt>
                <w:sdtPr>
                  <w:id w:val="1729596991"/>
                  <w:tag w:val="goog_rdk_10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6875588"/>
        <w:tag w:val="goog_rdk_1074"/>
      </w:sdtPr>
      <w:sdtContent>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1456144"/>
              <w:tag w:val="goog_rdk_1071"/>
            </w:sdtPr>
            <w:sdtContent>
              <w:ins w:author="Quyền Linh Pham van" w:id="0" w:date="2026-02-02T14:44:37Z">
                <w:sdt>
                  <w:sdtPr>
                    <w:id w:val="-1580005601"/>
                    <w:tag w:val="goog_rdk_1072"/>
                  </w:sdtPr>
                  <w:sdtContent>
                    <w:del w:author="Alpharius" w:id="4" w:date="2026-02-03T17:54:28Z"/>
                  </w:sdtContent>
                </w:sdt>
              </w:ins>
              <w:sdt>
                <w:sdtPr>
                  <w:id w:val="564343850"/>
                  <w:tag w:val="goog_rdk_10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72781570"/>
        <w:tag w:val="goog_rdk_1078"/>
      </w:sdtPr>
      <w:sdtContent>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4067528"/>
              <w:tag w:val="goog_rdk_1075"/>
            </w:sdtPr>
            <w:sdtContent>
              <w:ins w:author="Quyền Linh Pham van" w:id="0" w:date="2026-02-02T14:44:37Z">
                <w:sdt>
                  <w:sdtPr>
                    <w:id w:val="-1818592019"/>
                    <w:tag w:val="goog_rdk_1076"/>
                  </w:sdtPr>
                  <w:sdtContent>
                    <w:del w:author="Alpharius" w:id="4" w:date="2026-02-03T17:54:28Z"/>
                  </w:sdtContent>
                </w:sdt>
              </w:ins>
              <w:sdt>
                <w:sdtPr>
                  <w:id w:val="-198113022"/>
                  <w:tag w:val="goog_rdk_10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02855845"/>
        <w:tag w:val="goog_rdk_1082"/>
      </w:sdtPr>
      <w:sdtContent>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37014327"/>
              <w:tag w:val="goog_rdk_1079"/>
            </w:sdtPr>
            <w:sdtContent>
              <w:ins w:author="Quyền Linh Pham van" w:id="0" w:date="2026-02-02T14:44:37Z">
                <w:sdt>
                  <w:sdtPr>
                    <w:id w:val="-2015916972"/>
                    <w:tag w:val="goog_rdk_1080"/>
                  </w:sdtPr>
                  <w:sdtContent>
                    <w:del w:author="Alpharius" w:id="4" w:date="2026-02-03T17:54:28Z"/>
                  </w:sdtContent>
                </w:sdt>
              </w:ins>
              <w:sdt>
                <w:sdtPr>
                  <w:id w:val="1407983016"/>
                  <w:tag w:val="goog_rdk_10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24438264"/>
        <w:tag w:val="goog_rdk_1086"/>
      </w:sdtPr>
      <w:sdtContent>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45115969"/>
              <w:tag w:val="goog_rdk_1083"/>
            </w:sdtPr>
            <w:sdtContent>
              <w:ins w:author="Quyền Linh Pham van" w:id="0" w:date="2026-02-02T14:44:37Z">
                <w:sdt>
                  <w:sdtPr>
                    <w:id w:val="2101683025"/>
                    <w:tag w:val="goog_rdk_1084"/>
                  </w:sdtPr>
                  <w:sdtContent>
                    <w:del w:author="Alpharius" w:id="4" w:date="2026-02-03T17:54:28Z"/>
                  </w:sdtContent>
                </w:sdt>
              </w:ins>
              <w:sdt>
                <w:sdtPr>
                  <w:id w:val="1152300014"/>
                  <w:tag w:val="goog_rdk_10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86867237"/>
        <w:tag w:val="goog_rdk_1090"/>
      </w:sdtPr>
      <w:sdtContent>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0785180"/>
              <w:tag w:val="goog_rdk_1087"/>
            </w:sdtPr>
            <w:sdtContent>
              <w:ins w:author="Quyền Linh Pham van" w:id="0" w:date="2026-02-02T14:44:37Z">
                <w:sdt>
                  <w:sdtPr>
                    <w:id w:val="1387349038"/>
                    <w:tag w:val="goog_rdk_1088"/>
                  </w:sdtPr>
                  <w:sdtContent>
                    <w:del w:author="Alpharius" w:id="4" w:date="2026-02-03T17:54:28Z"/>
                  </w:sdtContent>
                </w:sdt>
              </w:ins>
              <w:sdt>
                <w:sdtPr>
                  <w:id w:val="-1802638949"/>
                  <w:tag w:val="goog_rdk_10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41175001"/>
        <w:tag w:val="goog_rdk_1094"/>
      </w:sdtPr>
      <w:sdtContent>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77839432"/>
              <w:tag w:val="goog_rdk_1091"/>
            </w:sdtPr>
            <w:sdtContent>
              <w:ins w:author="Quyền Linh Pham van" w:id="0" w:date="2026-02-02T14:44:37Z">
                <w:sdt>
                  <w:sdtPr>
                    <w:id w:val="43506868"/>
                    <w:tag w:val="goog_rdk_1092"/>
                  </w:sdtPr>
                  <w:sdtContent>
                    <w:del w:author="Alpharius" w:id="4" w:date="2026-02-03T17:54:28Z"/>
                  </w:sdtContent>
                </w:sdt>
              </w:ins>
              <w:sdt>
                <w:sdtPr>
                  <w:id w:val="-2025521422"/>
                  <w:tag w:val="goog_rdk_10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7381694"/>
        <w:tag w:val="goog_rdk_1098"/>
      </w:sdtPr>
      <w:sdtContent>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8549425"/>
              <w:tag w:val="goog_rdk_1095"/>
            </w:sdtPr>
            <w:sdtContent>
              <w:ins w:author="Quyền Linh Pham van" w:id="0" w:date="2026-02-02T14:44:37Z">
                <w:sdt>
                  <w:sdtPr>
                    <w:id w:val="-1823228687"/>
                    <w:tag w:val="goog_rdk_1096"/>
                  </w:sdtPr>
                  <w:sdtContent>
                    <w:del w:author="Alpharius" w:id="4" w:date="2026-02-03T17:54:28Z"/>
                  </w:sdtContent>
                </w:sdt>
              </w:ins>
              <w:sdt>
                <w:sdtPr>
                  <w:id w:val="-933133553"/>
                  <w:tag w:val="goog_rdk_10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31734895"/>
        <w:tag w:val="goog_rdk_1102"/>
      </w:sdtPr>
      <w:sdtContent>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789272"/>
              <w:tag w:val="goog_rdk_1099"/>
            </w:sdtPr>
            <w:sdtContent>
              <w:ins w:author="Quyền Linh Pham van" w:id="0" w:date="2026-02-02T14:44:37Z">
                <w:sdt>
                  <w:sdtPr>
                    <w:id w:val="782194127"/>
                    <w:tag w:val="goog_rdk_1100"/>
                  </w:sdtPr>
                  <w:sdtContent>
                    <w:del w:author="Alpharius" w:id="4" w:date="2026-02-03T17:54:28Z"/>
                  </w:sdtContent>
                </w:sdt>
              </w:ins>
              <w:sdt>
                <w:sdtPr>
                  <w:id w:val="1930426802"/>
                  <w:tag w:val="goog_rdk_11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26007575"/>
        <w:tag w:val="goog_rdk_1106"/>
      </w:sdtPr>
      <w:sdtContent>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4201298"/>
              <w:tag w:val="goog_rdk_1103"/>
            </w:sdtPr>
            <w:sdtContent>
              <w:ins w:author="Quyền Linh Pham van" w:id="0" w:date="2026-02-02T14:44:37Z">
                <w:sdt>
                  <w:sdtPr>
                    <w:id w:val="-777048036"/>
                    <w:tag w:val="goog_rdk_1104"/>
                  </w:sdtPr>
                  <w:sdtContent>
                    <w:del w:author="Alpharius" w:id="4" w:date="2026-02-03T17:54:28Z"/>
                  </w:sdtContent>
                </w:sdt>
              </w:ins>
              <w:sdt>
                <w:sdtPr>
                  <w:id w:val="168999827"/>
                  <w:tag w:val="goog_rdk_11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11377855"/>
        <w:tag w:val="goog_rdk_1110"/>
      </w:sdtPr>
      <w:sdtContent>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4278354"/>
              <w:tag w:val="goog_rdk_1107"/>
            </w:sdtPr>
            <w:sdtContent>
              <w:ins w:author="Quyền Linh Pham van" w:id="0" w:date="2026-02-02T14:44:37Z">
                <w:sdt>
                  <w:sdtPr>
                    <w:id w:val="-187939825"/>
                    <w:tag w:val="goog_rdk_1108"/>
                  </w:sdtPr>
                  <w:sdtContent>
                    <w:del w:author="Alpharius" w:id="4" w:date="2026-02-03T17:54:28Z"/>
                  </w:sdtContent>
                </w:sdt>
              </w:ins>
              <w:sdt>
                <w:sdtPr>
                  <w:id w:val="-905763157"/>
                  <w:tag w:val="goog_rdk_11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3810843"/>
        <w:tag w:val="goog_rdk_1114"/>
      </w:sdtPr>
      <w:sdtContent>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262299"/>
              <w:tag w:val="goog_rdk_1111"/>
            </w:sdtPr>
            <w:sdtContent>
              <w:ins w:author="Quyền Linh Pham van" w:id="0" w:date="2026-02-02T14:44:37Z">
                <w:sdt>
                  <w:sdtPr>
                    <w:id w:val="-130244500"/>
                    <w:tag w:val="goog_rdk_1112"/>
                  </w:sdtPr>
                  <w:sdtContent>
                    <w:del w:author="Alpharius" w:id="4" w:date="2026-02-03T17:54:28Z"/>
                  </w:sdtContent>
                </w:sdt>
              </w:ins>
              <w:sdt>
                <w:sdtPr>
                  <w:id w:val="1337943346"/>
                  <w:tag w:val="goog_rdk_11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74418503"/>
        <w:tag w:val="goog_rdk_1118"/>
      </w:sdtPr>
      <w:sdtContent>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99028674"/>
              <w:tag w:val="goog_rdk_1115"/>
            </w:sdtPr>
            <w:sdtContent>
              <w:ins w:author="Quyền Linh Pham van" w:id="0" w:date="2026-02-02T14:44:37Z">
                <w:sdt>
                  <w:sdtPr>
                    <w:id w:val="314378874"/>
                    <w:tag w:val="goog_rdk_1116"/>
                  </w:sdtPr>
                  <w:sdtContent>
                    <w:del w:author="Alpharius" w:id="4" w:date="2026-02-03T17:54:28Z"/>
                  </w:sdtContent>
                </w:sdt>
              </w:ins>
              <w:sdt>
                <w:sdtPr>
                  <w:id w:val="-451585578"/>
                  <w:tag w:val="goog_rdk_11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86361350"/>
        <w:tag w:val="goog_rdk_1122"/>
      </w:sdtPr>
      <w:sdtContent>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3665331"/>
              <w:tag w:val="goog_rdk_1119"/>
            </w:sdtPr>
            <w:sdtContent>
              <w:ins w:author="Quyền Linh Pham van" w:id="0" w:date="2026-02-02T14:44:37Z">
                <w:sdt>
                  <w:sdtPr>
                    <w:id w:val="-1777433062"/>
                    <w:tag w:val="goog_rdk_1120"/>
                  </w:sdtPr>
                  <w:sdtContent>
                    <w:del w:author="Alpharius" w:id="4" w:date="2026-02-03T17:54:28Z"/>
                  </w:sdtContent>
                </w:sdt>
              </w:ins>
              <w:sdt>
                <w:sdtPr>
                  <w:id w:val="982875106"/>
                  <w:tag w:val="goog_rdk_11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97141825"/>
        <w:tag w:val="goog_rdk_1126"/>
      </w:sdtPr>
      <w:sdtContent>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5637648"/>
              <w:tag w:val="goog_rdk_1123"/>
            </w:sdtPr>
            <w:sdtContent>
              <w:ins w:author="Quyền Linh Pham van" w:id="0" w:date="2026-02-02T14:44:37Z">
                <w:sdt>
                  <w:sdtPr>
                    <w:id w:val="912715370"/>
                    <w:tag w:val="goog_rdk_1124"/>
                  </w:sdtPr>
                  <w:sdtContent>
                    <w:del w:author="Alpharius" w:id="4" w:date="2026-02-03T17:54:28Z"/>
                  </w:sdtContent>
                </w:sdt>
              </w:ins>
              <w:sdt>
                <w:sdtPr>
                  <w:id w:val="121548166"/>
                  <w:tag w:val="goog_rdk_11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60578823"/>
        <w:tag w:val="goog_rdk_1130"/>
      </w:sdtPr>
      <w:sdtContent>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63117685"/>
              <w:tag w:val="goog_rdk_1127"/>
            </w:sdtPr>
            <w:sdtContent>
              <w:ins w:author="Quyền Linh Pham van" w:id="0" w:date="2026-02-02T14:44:37Z">
                <w:sdt>
                  <w:sdtPr>
                    <w:id w:val="1546391005"/>
                    <w:tag w:val="goog_rdk_1128"/>
                  </w:sdtPr>
                  <w:sdtContent>
                    <w:del w:author="Alpharius" w:id="4" w:date="2026-02-03T17:54:28Z"/>
                  </w:sdtContent>
                </w:sdt>
              </w:ins>
              <w:sdt>
                <w:sdtPr>
                  <w:id w:val="564551453"/>
                  <w:tag w:val="goog_rdk_11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81094585"/>
        <w:tag w:val="goog_rdk_1134"/>
      </w:sdtPr>
      <w:sdtContent>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5546871"/>
              <w:tag w:val="goog_rdk_1131"/>
            </w:sdtPr>
            <w:sdtContent>
              <w:ins w:author="Quyền Linh Pham van" w:id="0" w:date="2026-02-02T14:44:37Z">
                <w:sdt>
                  <w:sdtPr>
                    <w:id w:val="-1836785935"/>
                    <w:tag w:val="goog_rdk_1132"/>
                  </w:sdtPr>
                  <w:sdtContent>
                    <w:del w:author="Alpharius" w:id="4" w:date="2026-02-03T17:54:28Z"/>
                  </w:sdtContent>
                </w:sdt>
              </w:ins>
              <w:sdt>
                <w:sdtPr>
                  <w:id w:val="-1566670564"/>
                  <w:tag w:val="goog_rdk_11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51966963"/>
        <w:tag w:val="goog_rdk_1138"/>
      </w:sdtPr>
      <w:sdtContent>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63748535"/>
              <w:tag w:val="goog_rdk_1135"/>
            </w:sdtPr>
            <w:sdtContent>
              <w:ins w:author="Quyền Linh Pham van" w:id="0" w:date="2026-02-02T14:44:37Z">
                <w:sdt>
                  <w:sdtPr>
                    <w:id w:val="-1153637074"/>
                    <w:tag w:val="goog_rdk_1136"/>
                  </w:sdtPr>
                  <w:sdtContent>
                    <w:del w:author="Alpharius" w:id="4" w:date="2026-02-03T17:54:28Z"/>
                  </w:sdtContent>
                </w:sdt>
              </w:ins>
              <w:sdt>
                <w:sdtPr>
                  <w:id w:val="-2090525944"/>
                  <w:tag w:val="goog_rdk_11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74515025"/>
        <w:tag w:val="goog_rdk_1142"/>
      </w:sdtPr>
      <w:sdtContent>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68159104"/>
              <w:tag w:val="goog_rdk_1139"/>
            </w:sdtPr>
            <w:sdtContent>
              <w:ins w:author="Quyền Linh Pham van" w:id="0" w:date="2026-02-02T14:44:37Z">
                <w:sdt>
                  <w:sdtPr>
                    <w:id w:val="-1754151037"/>
                    <w:tag w:val="goog_rdk_1140"/>
                  </w:sdtPr>
                  <w:sdtContent>
                    <w:del w:author="Alpharius" w:id="4" w:date="2026-02-03T17:54:28Z"/>
                  </w:sdtContent>
                </w:sdt>
              </w:ins>
              <w:sdt>
                <w:sdtPr>
                  <w:id w:val="-1050702927"/>
                  <w:tag w:val="goog_rdk_11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39416315"/>
        <w:tag w:val="goog_rdk_1146"/>
      </w:sdtPr>
      <w:sdtContent>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8091114"/>
              <w:tag w:val="goog_rdk_1143"/>
            </w:sdtPr>
            <w:sdtContent>
              <w:ins w:author="Quyền Linh Pham van" w:id="0" w:date="2026-02-02T14:44:37Z">
                <w:sdt>
                  <w:sdtPr>
                    <w:id w:val="1590401227"/>
                    <w:tag w:val="goog_rdk_1144"/>
                  </w:sdtPr>
                  <w:sdtContent>
                    <w:del w:author="Alpharius" w:id="4" w:date="2026-02-03T17:54:28Z"/>
                  </w:sdtContent>
                </w:sdt>
              </w:ins>
              <w:sdt>
                <w:sdtPr>
                  <w:id w:val="998621810"/>
                  <w:tag w:val="goog_rdk_11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75298002"/>
        <w:tag w:val="goog_rdk_1150"/>
      </w:sdtPr>
      <w:sdtContent>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98324857"/>
              <w:tag w:val="goog_rdk_1147"/>
            </w:sdtPr>
            <w:sdtContent>
              <w:ins w:author="Quyền Linh Pham van" w:id="0" w:date="2026-02-02T14:44:37Z">
                <w:sdt>
                  <w:sdtPr>
                    <w:id w:val="-355174111"/>
                    <w:tag w:val="goog_rdk_1148"/>
                  </w:sdtPr>
                  <w:sdtContent>
                    <w:del w:author="Alpharius" w:id="4" w:date="2026-02-03T17:54:28Z"/>
                  </w:sdtContent>
                </w:sdt>
              </w:ins>
              <w:sdt>
                <w:sdtPr>
                  <w:id w:val="1647312297"/>
                  <w:tag w:val="goog_rdk_11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2703809"/>
        <w:tag w:val="goog_rdk_1154"/>
      </w:sdtPr>
      <w:sdtContent>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5106977"/>
              <w:tag w:val="goog_rdk_1151"/>
            </w:sdtPr>
            <w:sdtContent>
              <w:ins w:author="Quyền Linh Pham van" w:id="0" w:date="2026-02-02T14:44:37Z">
                <w:sdt>
                  <w:sdtPr>
                    <w:id w:val="1940160790"/>
                    <w:tag w:val="goog_rdk_1152"/>
                  </w:sdtPr>
                  <w:sdtContent>
                    <w:del w:author="Alpharius" w:id="4" w:date="2026-02-03T17:54:28Z"/>
                  </w:sdtContent>
                </w:sdt>
              </w:ins>
              <w:sdt>
                <w:sdtPr>
                  <w:id w:val="624154605"/>
                  <w:tag w:val="goog_rdk_11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7556602"/>
        <w:tag w:val="goog_rdk_1158"/>
      </w:sdtPr>
      <w:sdtContent>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3435723"/>
              <w:tag w:val="goog_rdk_1155"/>
            </w:sdtPr>
            <w:sdtContent>
              <w:ins w:author="Quyền Linh Pham van" w:id="0" w:date="2026-02-02T14:44:37Z">
                <w:sdt>
                  <w:sdtPr>
                    <w:id w:val="-188539936"/>
                    <w:tag w:val="goog_rdk_1156"/>
                  </w:sdtPr>
                  <w:sdtContent>
                    <w:del w:author="Alpharius" w:id="4" w:date="2026-02-03T17:54:28Z"/>
                  </w:sdtContent>
                </w:sdt>
              </w:ins>
              <w:sdt>
                <w:sdtPr>
                  <w:id w:val="-832327050"/>
                  <w:tag w:val="goog_rdk_11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87067976"/>
        <w:tag w:val="goog_rdk_1162"/>
      </w:sdtPr>
      <w:sdtContent>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6233907"/>
              <w:tag w:val="goog_rdk_1159"/>
            </w:sdtPr>
            <w:sdtContent>
              <w:ins w:author="Quyền Linh Pham van" w:id="0" w:date="2026-02-02T14:44:37Z">
                <w:sdt>
                  <w:sdtPr>
                    <w:id w:val="790053072"/>
                    <w:tag w:val="goog_rdk_1160"/>
                  </w:sdtPr>
                  <w:sdtContent>
                    <w:del w:author="Alpharius" w:id="4" w:date="2026-02-03T17:54:28Z"/>
                  </w:sdtContent>
                </w:sdt>
              </w:ins>
              <w:sdt>
                <w:sdtPr>
                  <w:id w:val="869648208"/>
                  <w:tag w:val="goog_rdk_11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47500867"/>
        <w:tag w:val="goog_rdk_1166"/>
      </w:sdtPr>
      <w:sdtContent>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94143632"/>
              <w:tag w:val="goog_rdk_1163"/>
            </w:sdtPr>
            <w:sdtContent>
              <w:ins w:author="Quyền Linh Pham van" w:id="0" w:date="2026-02-02T14:44:37Z">
                <w:sdt>
                  <w:sdtPr>
                    <w:id w:val="1833187257"/>
                    <w:tag w:val="goog_rdk_1164"/>
                  </w:sdtPr>
                  <w:sdtContent>
                    <w:del w:author="Alpharius" w:id="4" w:date="2026-02-03T17:54:28Z"/>
                  </w:sdtContent>
                </w:sdt>
              </w:ins>
              <w:sdt>
                <w:sdtPr>
                  <w:id w:val="-1105825553"/>
                  <w:tag w:val="goog_rdk_11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59554413"/>
        <w:tag w:val="goog_rdk_1170"/>
      </w:sdtPr>
      <w:sdtContent>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75814240"/>
              <w:tag w:val="goog_rdk_1167"/>
            </w:sdtPr>
            <w:sdtContent>
              <w:ins w:author="Quyền Linh Pham van" w:id="0" w:date="2026-02-02T14:44:37Z">
                <w:sdt>
                  <w:sdtPr>
                    <w:id w:val="-316616285"/>
                    <w:tag w:val="goog_rdk_1168"/>
                  </w:sdtPr>
                  <w:sdtContent>
                    <w:del w:author="Alpharius" w:id="4" w:date="2026-02-03T17:54:28Z"/>
                  </w:sdtContent>
                </w:sdt>
              </w:ins>
              <w:sdt>
                <w:sdtPr>
                  <w:id w:val="-2032963747"/>
                  <w:tag w:val="goog_rdk_11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96143759"/>
        <w:tag w:val="goog_rdk_1174"/>
      </w:sdtPr>
      <w:sdtContent>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61325395"/>
              <w:tag w:val="goog_rdk_1171"/>
            </w:sdtPr>
            <w:sdtContent>
              <w:ins w:author="Quyền Linh Pham van" w:id="0" w:date="2026-02-02T14:44:37Z">
                <w:sdt>
                  <w:sdtPr>
                    <w:id w:val="1095976812"/>
                    <w:tag w:val="goog_rdk_1172"/>
                  </w:sdtPr>
                  <w:sdtContent>
                    <w:del w:author="Alpharius" w:id="4" w:date="2026-02-03T17:54:28Z"/>
                  </w:sdtContent>
                </w:sdt>
              </w:ins>
              <w:sdt>
                <w:sdtPr>
                  <w:id w:val="-2065416756"/>
                  <w:tag w:val="goog_rdk_11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72915007"/>
        <w:tag w:val="goog_rdk_1178"/>
      </w:sdtPr>
      <w:sdtContent>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89039570"/>
              <w:tag w:val="goog_rdk_1175"/>
            </w:sdtPr>
            <w:sdtContent>
              <w:ins w:author="Quyền Linh Pham van" w:id="0" w:date="2026-02-02T14:44:37Z">
                <w:sdt>
                  <w:sdtPr>
                    <w:id w:val="1942233659"/>
                    <w:tag w:val="goog_rdk_1176"/>
                  </w:sdtPr>
                  <w:sdtContent>
                    <w:del w:author="Alpharius" w:id="4" w:date="2026-02-03T17:54:28Z"/>
                  </w:sdtContent>
                </w:sdt>
              </w:ins>
              <w:sdt>
                <w:sdtPr>
                  <w:id w:val="-1894401147"/>
                  <w:tag w:val="goog_rdk_11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59894725"/>
        <w:tag w:val="goog_rdk_1182"/>
      </w:sdtPr>
      <w:sdtContent>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36876100"/>
              <w:tag w:val="goog_rdk_1179"/>
            </w:sdtPr>
            <w:sdtContent>
              <w:ins w:author="Quyền Linh Pham van" w:id="0" w:date="2026-02-02T14:44:37Z">
                <w:sdt>
                  <w:sdtPr>
                    <w:id w:val="-355540871"/>
                    <w:tag w:val="goog_rdk_1180"/>
                  </w:sdtPr>
                  <w:sdtContent>
                    <w:del w:author="Alpharius" w:id="4" w:date="2026-02-03T17:54:28Z"/>
                  </w:sdtContent>
                </w:sdt>
              </w:ins>
              <w:sdt>
                <w:sdtPr>
                  <w:id w:val="-2146583230"/>
                  <w:tag w:val="goog_rdk_11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30461454"/>
        <w:tag w:val="goog_rdk_1186"/>
      </w:sdtPr>
      <w:sdtContent>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3613444"/>
              <w:tag w:val="goog_rdk_1183"/>
            </w:sdtPr>
            <w:sdtContent>
              <w:ins w:author="Quyền Linh Pham van" w:id="0" w:date="2026-02-02T14:44:37Z">
                <w:sdt>
                  <w:sdtPr>
                    <w:id w:val="2048344743"/>
                    <w:tag w:val="goog_rdk_1184"/>
                  </w:sdtPr>
                  <w:sdtContent>
                    <w:del w:author="Alpharius" w:id="4" w:date="2026-02-03T17:54:28Z"/>
                  </w:sdtContent>
                </w:sdt>
              </w:ins>
              <w:sdt>
                <w:sdtPr>
                  <w:id w:val="120933607"/>
                  <w:tag w:val="goog_rdk_11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14448437"/>
        <w:tag w:val="goog_rdk_1190"/>
      </w:sdtPr>
      <w:sdtContent>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821854"/>
              <w:tag w:val="goog_rdk_1187"/>
            </w:sdtPr>
            <w:sdtContent>
              <w:ins w:author="Quyền Linh Pham van" w:id="0" w:date="2026-02-02T14:44:37Z">
                <w:sdt>
                  <w:sdtPr>
                    <w:id w:val="-218732912"/>
                    <w:tag w:val="goog_rdk_1188"/>
                  </w:sdtPr>
                  <w:sdtContent>
                    <w:del w:author="Alpharius" w:id="4" w:date="2026-02-03T17:54:28Z"/>
                  </w:sdtContent>
                </w:sdt>
              </w:ins>
              <w:sdt>
                <w:sdtPr>
                  <w:id w:val="-1793153976"/>
                  <w:tag w:val="goog_rdk_11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68546593"/>
        <w:tag w:val="goog_rdk_1194"/>
      </w:sdtPr>
      <w:sdtContent>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20097186"/>
              <w:tag w:val="goog_rdk_1191"/>
            </w:sdtPr>
            <w:sdtContent>
              <w:ins w:author="Quyền Linh Pham van" w:id="0" w:date="2026-02-02T14:44:37Z">
                <w:sdt>
                  <w:sdtPr>
                    <w:id w:val="2043356223"/>
                    <w:tag w:val="goog_rdk_1192"/>
                  </w:sdtPr>
                  <w:sdtContent>
                    <w:del w:author="Alpharius" w:id="4" w:date="2026-02-03T17:54:28Z"/>
                  </w:sdtContent>
                </w:sdt>
              </w:ins>
              <w:sdt>
                <w:sdtPr>
                  <w:id w:val="1099838344"/>
                  <w:tag w:val="goog_rdk_11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78669651"/>
        <w:tag w:val="goog_rdk_1198"/>
      </w:sdtPr>
      <w:sdtContent>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9428517"/>
              <w:tag w:val="goog_rdk_1195"/>
            </w:sdtPr>
            <w:sdtContent>
              <w:ins w:author="Quyền Linh Pham van" w:id="0" w:date="2026-02-02T14:44:37Z">
                <w:sdt>
                  <w:sdtPr>
                    <w:id w:val="-883076452"/>
                    <w:tag w:val="goog_rdk_1196"/>
                  </w:sdtPr>
                  <w:sdtContent>
                    <w:del w:author="Alpharius" w:id="4" w:date="2026-02-03T17:54:28Z"/>
                  </w:sdtContent>
                </w:sdt>
              </w:ins>
              <w:sdt>
                <w:sdtPr>
                  <w:id w:val="-1100203764"/>
                  <w:tag w:val="goog_rdk_11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8419720"/>
        <w:tag w:val="goog_rdk_1202"/>
      </w:sdtPr>
      <w:sdtContent>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0782080"/>
              <w:tag w:val="goog_rdk_1199"/>
            </w:sdtPr>
            <w:sdtContent>
              <w:ins w:author="Quyền Linh Pham van" w:id="0" w:date="2026-02-02T14:44:37Z">
                <w:sdt>
                  <w:sdtPr>
                    <w:id w:val="305390769"/>
                    <w:tag w:val="goog_rdk_1200"/>
                  </w:sdtPr>
                  <w:sdtContent>
                    <w:del w:author="Alpharius" w:id="4" w:date="2026-02-03T17:54:28Z"/>
                  </w:sdtContent>
                </w:sdt>
              </w:ins>
              <w:sdt>
                <w:sdtPr>
                  <w:id w:val="699316620"/>
                  <w:tag w:val="goog_rdk_12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79156462"/>
        <w:tag w:val="goog_rdk_1206"/>
      </w:sdtPr>
      <w:sdtContent>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38735120"/>
              <w:tag w:val="goog_rdk_1203"/>
            </w:sdtPr>
            <w:sdtContent>
              <w:ins w:author="Quyền Linh Pham van" w:id="0" w:date="2026-02-02T14:44:37Z">
                <w:sdt>
                  <w:sdtPr>
                    <w:id w:val="1970931356"/>
                    <w:tag w:val="goog_rdk_1204"/>
                  </w:sdtPr>
                  <w:sdtContent>
                    <w:del w:author="Alpharius" w:id="4" w:date="2026-02-03T17:54:28Z"/>
                  </w:sdtContent>
                </w:sdt>
              </w:ins>
              <w:sdt>
                <w:sdtPr>
                  <w:id w:val="1761732192"/>
                  <w:tag w:val="goog_rdk_12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90378347"/>
        <w:tag w:val="goog_rdk_1210"/>
      </w:sdtPr>
      <w:sdtContent>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06179731"/>
              <w:tag w:val="goog_rdk_1207"/>
            </w:sdtPr>
            <w:sdtContent>
              <w:ins w:author="Quyền Linh Pham van" w:id="0" w:date="2026-02-02T14:44:37Z">
                <w:sdt>
                  <w:sdtPr>
                    <w:id w:val="-602428399"/>
                    <w:tag w:val="goog_rdk_1208"/>
                  </w:sdtPr>
                  <w:sdtContent>
                    <w:del w:author="Alpharius" w:id="4" w:date="2026-02-03T17:54:28Z"/>
                  </w:sdtContent>
                </w:sdt>
              </w:ins>
              <w:sdt>
                <w:sdtPr>
                  <w:id w:val="1222064717"/>
                  <w:tag w:val="goog_rdk_12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3844413"/>
        <w:tag w:val="goog_rdk_1214"/>
      </w:sdtPr>
      <w:sdtContent>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72549295"/>
              <w:tag w:val="goog_rdk_1211"/>
            </w:sdtPr>
            <w:sdtContent>
              <w:ins w:author="Quyền Linh Pham van" w:id="0" w:date="2026-02-02T14:44:37Z">
                <w:sdt>
                  <w:sdtPr>
                    <w:id w:val="-1791609609"/>
                    <w:tag w:val="goog_rdk_1212"/>
                  </w:sdtPr>
                  <w:sdtContent>
                    <w:del w:author="Alpharius" w:id="4" w:date="2026-02-03T17:54:28Z"/>
                  </w:sdtContent>
                </w:sdt>
              </w:ins>
              <w:sdt>
                <w:sdtPr>
                  <w:id w:val="-976102583"/>
                  <w:tag w:val="goog_rdk_12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51663190"/>
        <w:tag w:val="goog_rdk_1218"/>
      </w:sdtPr>
      <w:sdtContent>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87991669"/>
              <w:tag w:val="goog_rdk_1215"/>
            </w:sdtPr>
            <w:sdtContent>
              <w:ins w:author="Quyền Linh Pham van" w:id="0" w:date="2026-02-02T14:44:37Z">
                <w:sdt>
                  <w:sdtPr>
                    <w:id w:val="2110397339"/>
                    <w:tag w:val="goog_rdk_1216"/>
                  </w:sdtPr>
                  <w:sdtContent>
                    <w:del w:author="Alpharius" w:id="4" w:date="2026-02-03T17:54:28Z"/>
                  </w:sdtContent>
                </w:sdt>
              </w:ins>
              <w:sdt>
                <w:sdtPr>
                  <w:id w:val="662768980"/>
                  <w:tag w:val="goog_rdk_12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64096494"/>
        <w:tag w:val="goog_rdk_1222"/>
      </w:sdtPr>
      <w:sdtContent>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20959422"/>
              <w:tag w:val="goog_rdk_1219"/>
            </w:sdtPr>
            <w:sdtContent>
              <w:ins w:author="Quyền Linh Pham van" w:id="0" w:date="2026-02-02T14:44:37Z">
                <w:sdt>
                  <w:sdtPr>
                    <w:id w:val="-2027498385"/>
                    <w:tag w:val="goog_rdk_1220"/>
                  </w:sdtPr>
                  <w:sdtContent>
                    <w:del w:author="Alpharius" w:id="4" w:date="2026-02-03T17:54:28Z"/>
                  </w:sdtContent>
                </w:sdt>
              </w:ins>
              <w:sdt>
                <w:sdtPr>
                  <w:id w:val="641711830"/>
                  <w:tag w:val="goog_rdk_12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25897550"/>
        <w:tag w:val="goog_rdk_1226"/>
      </w:sdtPr>
      <w:sdtContent>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27767740"/>
              <w:tag w:val="goog_rdk_1223"/>
            </w:sdtPr>
            <w:sdtContent>
              <w:ins w:author="Quyền Linh Pham van" w:id="0" w:date="2026-02-02T14:44:37Z">
                <w:sdt>
                  <w:sdtPr>
                    <w:id w:val="391793160"/>
                    <w:tag w:val="goog_rdk_1224"/>
                  </w:sdtPr>
                  <w:sdtContent>
                    <w:del w:author="Alpharius" w:id="4" w:date="2026-02-03T17:54:28Z"/>
                  </w:sdtContent>
                </w:sdt>
              </w:ins>
              <w:sdt>
                <w:sdtPr>
                  <w:id w:val="-2011004887"/>
                  <w:tag w:val="goog_rdk_12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51593594"/>
        <w:tag w:val="goog_rdk_1230"/>
      </w:sdtPr>
      <w:sdtContent>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32814265"/>
              <w:tag w:val="goog_rdk_1227"/>
            </w:sdtPr>
            <w:sdtContent>
              <w:ins w:author="Quyền Linh Pham van" w:id="0" w:date="2026-02-02T14:44:37Z">
                <w:sdt>
                  <w:sdtPr>
                    <w:id w:val="-414079314"/>
                    <w:tag w:val="goog_rdk_1228"/>
                  </w:sdtPr>
                  <w:sdtContent>
                    <w:del w:author="Alpharius" w:id="4" w:date="2026-02-03T17:54:28Z"/>
                  </w:sdtContent>
                </w:sdt>
              </w:ins>
              <w:sdt>
                <w:sdtPr>
                  <w:id w:val="173764167"/>
                  <w:tag w:val="goog_rdk_12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05543055"/>
        <w:tag w:val="goog_rdk_1234"/>
      </w:sdtPr>
      <w:sdtContent>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50834532"/>
              <w:tag w:val="goog_rdk_1231"/>
            </w:sdtPr>
            <w:sdtContent>
              <w:ins w:author="Quyền Linh Pham van" w:id="0" w:date="2026-02-02T14:44:37Z">
                <w:sdt>
                  <w:sdtPr>
                    <w:id w:val="-1093054230"/>
                    <w:tag w:val="goog_rdk_1232"/>
                  </w:sdtPr>
                  <w:sdtContent>
                    <w:del w:author="Alpharius" w:id="4" w:date="2026-02-03T17:54:28Z"/>
                  </w:sdtContent>
                </w:sdt>
              </w:ins>
              <w:sdt>
                <w:sdtPr>
                  <w:id w:val="832953919"/>
                  <w:tag w:val="goog_rdk_12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19773615"/>
        <w:tag w:val="goog_rdk_1238"/>
      </w:sdtPr>
      <w:sdtContent>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8038385"/>
              <w:tag w:val="goog_rdk_1235"/>
            </w:sdtPr>
            <w:sdtContent>
              <w:ins w:author="Quyền Linh Pham van" w:id="0" w:date="2026-02-02T14:44:37Z">
                <w:sdt>
                  <w:sdtPr>
                    <w:id w:val="-1582936793"/>
                    <w:tag w:val="goog_rdk_1236"/>
                  </w:sdtPr>
                  <w:sdtContent>
                    <w:del w:author="Alpharius" w:id="4" w:date="2026-02-03T17:54:28Z"/>
                  </w:sdtContent>
                </w:sdt>
              </w:ins>
              <w:sdt>
                <w:sdtPr>
                  <w:id w:val="-1386098009"/>
                  <w:tag w:val="goog_rdk_12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71713537"/>
        <w:tag w:val="goog_rdk_1242"/>
      </w:sdtPr>
      <w:sdtContent>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0775638"/>
              <w:tag w:val="goog_rdk_1239"/>
            </w:sdtPr>
            <w:sdtContent>
              <w:ins w:author="Quyền Linh Pham van" w:id="0" w:date="2026-02-02T14:44:37Z">
                <w:sdt>
                  <w:sdtPr>
                    <w:id w:val="-1124111603"/>
                    <w:tag w:val="goog_rdk_1240"/>
                  </w:sdtPr>
                  <w:sdtContent>
                    <w:del w:author="Alpharius" w:id="4" w:date="2026-02-03T17:54:28Z"/>
                  </w:sdtContent>
                </w:sdt>
              </w:ins>
              <w:sdt>
                <w:sdtPr>
                  <w:id w:val="1380551748"/>
                  <w:tag w:val="goog_rdk_12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83610098"/>
        <w:tag w:val="goog_rdk_1246"/>
      </w:sdtPr>
      <w:sdtContent>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9474061"/>
              <w:tag w:val="goog_rdk_1243"/>
            </w:sdtPr>
            <w:sdtContent>
              <w:ins w:author="Quyền Linh Pham van" w:id="0" w:date="2026-02-02T14:44:37Z">
                <w:sdt>
                  <w:sdtPr>
                    <w:id w:val="697364239"/>
                    <w:tag w:val="goog_rdk_1244"/>
                  </w:sdtPr>
                  <w:sdtContent>
                    <w:del w:author="Alpharius" w:id="4" w:date="2026-02-03T17:54:28Z"/>
                  </w:sdtContent>
                </w:sdt>
              </w:ins>
              <w:sdt>
                <w:sdtPr>
                  <w:id w:val="-1688617422"/>
                  <w:tag w:val="goog_rdk_12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50531809"/>
        <w:tag w:val="goog_rdk_1250"/>
      </w:sdtPr>
      <w:sdtContent>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46938950"/>
              <w:tag w:val="goog_rdk_1247"/>
            </w:sdtPr>
            <w:sdtContent>
              <w:ins w:author="Quyền Linh Pham van" w:id="0" w:date="2026-02-02T14:44:37Z">
                <w:sdt>
                  <w:sdtPr>
                    <w:id w:val="-1967808160"/>
                    <w:tag w:val="goog_rdk_1248"/>
                  </w:sdtPr>
                  <w:sdtContent>
                    <w:del w:author="Alpharius" w:id="4" w:date="2026-02-03T17:54:28Z"/>
                  </w:sdtContent>
                </w:sdt>
              </w:ins>
              <w:sdt>
                <w:sdtPr>
                  <w:id w:val="-304140148"/>
                  <w:tag w:val="goog_rdk_12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34269433"/>
        <w:tag w:val="goog_rdk_1254"/>
      </w:sdtPr>
      <w:sdtContent>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2865937"/>
              <w:tag w:val="goog_rdk_1251"/>
            </w:sdtPr>
            <w:sdtContent>
              <w:ins w:author="Quyền Linh Pham van" w:id="0" w:date="2026-02-02T14:44:37Z">
                <w:sdt>
                  <w:sdtPr>
                    <w:id w:val="-766742882"/>
                    <w:tag w:val="goog_rdk_1252"/>
                  </w:sdtPr>
                  <w:sdtContent>
                    <w:del w:author="Alpharius" w:id="4" w:date="2026-02-03T17:54:28Z"/>
                  </w:sdtContent>
                </w:sdt>
              </w:ins>
              <w:sdt>
                <w:sdtPr>
                  <w:id w:val="820175129"/>
                  <w:tag w:val="goog_rdk_12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38521322"/>
        <w:tag w:val="goog_rdk_1258"/>
      </w:sdtPr>
      <w:sdtContent>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8629895"/>
              <w:tag w:val="goog_rdk_1255"/>
            </w:sdtPr>
            <w:sdtContent>
              <w:ins w:author="Quyền Linh Pham van" w:id="0" w:date="2026-02-02T14:44:37Z">
                <w:sdt>
                  <w:sdtPr>
                    <w:id w:val="944375890"/>
                    <w:tag w:val="goog_rdk_1256"/>
                  </w:sdtPr>
                  <w:sdtContent>
                    <w:del w:author="Alpharius" w:id="4" w:date="2026-02-03T17:54:28Z"/>
                  </w:sdtContent>
                </w:sdt>
              </w:ins>
              <w:sdt>
                <w:sdtPr>
                  <w:id w:val="1285549133"/>
                  <w:tag w:val="goog_rdk_12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62756367"/>
        <w:tag w:val="goog_rdk_1262"/>
      </w:sdtPr>
      <w:sdtContent>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1840764"/>
              <w:tag w:val="goog_rdk_1259"/>
            </w:sdtPr>
            <w:sdtContent>
              <w:ins w:author="Quyền Linh Pham van" w:id="0" w:date="2026-02-02T14:44:37Z">
                <w:sdt>
                  <w:sdtPr>
                    <w:id w:val="1977232940"/>
                    <w:tag w:val="goog_rdk_1260"/>
                  </w:sdtPr>
                  <w:sdtContent>
                    <w:del w:author="Alpharius" w:id="4" w:date="2026-02-03T17:54:28Z"/>
                  </w:sdtContent>
                </w:sdt>
              </w:ins>
              <w:sdt>
                <w:sdtPr>
                  <w:id w:val="-728970945"/>
                  <w:tag w:val="goog_rdk_12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77326200"/>
        <w:tag w:val="goog_rdk_1266"/>
      </w:sdtPr>
      <w:sdtContent>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03949400"/>
              <w:tag w:val="goog_rdk_1263"/>
            </w:sdtPr>
            <w:sdtContent>
              <w:ins w:author="Quyền Linh Pham van" w:id="0" w:date="2026-02-02T14:44:37Z">
                <w:sdt>
                  <w:sdtPr>
                    <w:id w:val="-413889064"/>
                    <w:tag w:val="goog_rdk_1264"/>
                  </w:sdtPr>
                  <w:sdtContent>
                    <w:del w:author="Alpharius" w:id="4" w:date="2026-02-03T17:54:28Z"/>
                  </w:sdtContent>
                </w:sdt>
              </w:ins>
              <w:sdt>
                <w:sdtPr>
                  <w:id w:val="-99899804"/>
                  <w:tag w:val="goog_rdk_12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60937267"/>
        <w:tag w:val="goog_rdk_1270"/>
      </w:sdtPr>
      <w:sdtContent>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427374"/>
              <w:tag w:val="goog_rdk_1267"/>
            </w:sdtPr>
            <w:sdtContent>
              <w:ins w:author="Quyền Linh Pham van" w:id="0" w:date="2026-02-02T14:44:37Z">
                <w:sdt>
                  <w:sdtPr>
                    <w:id w:val="-1530567057"/>
                    <w:tag w:val="goog_rdk_1268"/>
                  </w:sdtPr>
                  <w:sdtContent>
                    <w:del w:author="Alpharius" w:id="4" w:date="2026-02-03T17:54:28Z"/>
                  </w:sdtContent>
                </w:sdt>
              </w:ins>
              <w:sdt>
                <w:sdtPr>
                  <w:id w:val="1061942265"/>
                  <w:tag w:val="goog_rdk_12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20527522"/>
        <w:tag w:val="goog_rdk_1274"/>
      </w:sdtPr>
      <w:sdtContent>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3649330"/>
              <w:tag w:val="goog_rdk_1271"/>
            </w:sdtPr>
            <w:sdtContent>
              <w:ins w:author="Quyền Linh Pham van" w:id="0" w:date="2026-02-02T14:44:37Z">
                <w:sdt>
                  <w:sdtPr>
                    <w:id w:val="1485985539"/>
                    <w:tag w:val="goog_rdk_1272"/>
                  </w:sdtPr>
                  <w:sdtContent>
                    <w:del w:author="Alpharius" w:id="4" w:date="2026-02-03T17:54:28Z"/>
                  </w:sdtContent>
                </w:sdt>
              </w:ins>
              <w:sdt>
                <w:sdtPr>
                  <w:id w:val="-1786158182"/>
                  <w:tag w:val="goog_rdk_12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26856767"/>
        <w:tag w:val="goog_rdk_1278"/>
      </w:sdtPr>
      <w:sdtContent>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5333683"/>
              <w:tag w:val="goog_rdk_1275"/>
            </w:sdtPr>
            <w:sdtContent>
              <w:ins w:author="Quyền Linh Pham van" w:id="0" w:date="2026-02-02T14:44:37Z">
                <w:sdt>
                  <w:sdtPr>
                    <w:id w:val="2098727855"/>
                    <w:tag w:val="goog_rdk_1276"/>
                  </w:sdtPr>
                  <w:sdtContent>
                    <w:del w:author="Alpharius" w:id="4" w:date="2026-02-03T17:54:28Z"/>
                  </w:sdtContent>
                </w:sdt>
              </w:ins>
              <w:sdt>
                <w:sdtPr>
                  <w:id w:val="1206054939"/>
                  <w:tag w:val="goog_rdk_12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272330"/>
        <w:tag w:val="goog_rdk_1282"/>
      </w:sdtPr>
      <w:sdtContent>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14209321"/>
              <w:tag w:val="goog_rdk_1279"/>
            </w:sdtPr>
            <w:sdtContent>
              <w:ins w:author="Quyền Linh Pham van" w:id="0" w:date="2026-02-02T14:44:37Z">
                <w:sdt>
                  <w:sdtPr>
                    <w:id w:val="1061006454"/>
                    <w:tag w:val="goog_rdk_1280"/>
                  </w:sdtPr>
                  <w:sdtContent>
                    <w:del w:author="Alpharius" w:id="4" w:date="2026-02-03T17:54:28Z"/>
                  </w:sdtContent>
                </w:sdt>
              </w:ins>
              <w:sdt>
                <w:sdtPr>
                  <w:id w:val="-2134986507"/>
                  <w:tag w:val="goog_rdk_12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47936027"/>
        <w:tag w:val="goog_rdk_1286"/>
      </w:sdtPr>
      <w:sdtContent>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4811381"/>
              <w:tag w:val="goog_rdk_1283"/>
            </w:sdtPr>
            <w:sdtContent>
              <w:ins w:author="Quyền Linh Pham van" w:id="0" w:date="2026-02-02T14:44:37Z">
                <w:sdt>
                  <w:sdtPr>
                    <w:id w:val="52904594"/>
                    <w:tag w:val="goog_rdk_1284"/>
                  </w:sdtPr>
                  <w:sdtContent>
                    <w:del w:author="Alpharius" w:id="4" w:date="2026-02-03T17:54:28Z"/>
                  </w:sdtContent>
                </w:sdt>
              </w:ins>
              <w:sdt>
                <w:sdtPr>
                  <w:id w:val="1532333764"/>
                  <w:tag w:val="goog_rdk_12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34733381"/>
        <w:tag w:val="goog_rdk_1290"/>
      </w:sdtPr>
      <w:sdtContent>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03163778"/>
              <w:tag w:val="goog_rdk_1287"/>
            </w:sdtPr>
            <w:sdtContent>
              <w:ins w:author="Quyền Linh Pham van" w:id="0" w:date="2026-02-02T14:44:37Z">
                <w:sdt>
                  <w:sdtPr>
                    <w:id w:val="329808158"/>
                    <w:tag w:val="goog_rdk_1288"/>
                  </w:sdtPr>
                  <w:sdtContent>
                    <w:del w:author="Alpharius" w:id="4" w:date="2026-02-03T17:54:28Z"/>
                  </w:sdtContent>
                </w:sdt>
              </w:ins>
              <w:sdt>
                <w:sdtPr>
                  <w:id w:val="1507073111"/>
                  <w:tag w:val="goog_rdk_12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88110867"/>
        <w:tag w:val="goog_rdk_1294"/>
      </w:sdtPr>
      <w:sdtContent>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12094761"/>
              <w:tag w:val="goog_rdk_1291"/>
            </w:sdtPr>
            <w:sdtContent>
              <w:ins w:author="Quyền Linh Pham van" w:id="0" w:date="2026-02-02T14:44:37Z">
                <w:sdt>
                  <w:sdtPr>
                    <w:id w:val="1797089180"/>
                    <w:tag w:val="goog_rdk_1292"/>
                  </w:sdtPr>
                  <w:sdtContent>
                    <w:del w:author="Alpharius" w:id="4" w:date="2026-02-03T17:54:28Z"/>
                  </w:sdtContent>
                </w:sdt>
              </w:ins>
              <w:sdt>
                <w:sdtPr>
                  <w:id w:val="448538047"/>
                  <w:tag w:val="goog_rdk_12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62085592"/>
        <w:tag w:val="goog_rdk_1298"/>
      </w:sdtPr>
      <w:sdtContent>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28496506"/>
              <w:tag w:val="goog_rdk_1295"/>
            </w:sdtPr>
            <w:sdtContent>
              <w:ins w:author="Quyền Linh Pham van" w:id="0" w:date="2026-02-02T14:44:37Z">
                <w:sdt>
                  <w:sdtPr>
                    <w:id w:val="2132760207"/>
                    <w:tag w:val="goog_rdk_1296"/>
                  </w:sdtPr>
                  <w:sdtContent>
                    <w:del w:author="Alpharius" w:id="4" w:date="2026-02-03T17:54:28Z"/>
                  </w:sdtContent>
                </w:sdt>
              </w:ins>
              <w:sdt>
                <w:sdtPr>
                  <w:id w:val="706526926"/>
                  <w:tag w:val="goog_rdk_12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40954255"/>
        <w:tag w:val="goog_rdk_1302"/>
      </w:sdtPr>
      <w:sdtContent>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51829893"/>
              <w:tag w:val="goog_rdk_1299"/>
            </w:sdtPr>
            <w:sdtContent>
              <w:ins w:author="Quyền Linh Pham van" w:id="0" w:date="2026-02-02T14:44:37Z">
                <w:sdt>
                  <w:sdtPr>
                    <w:id w:val="778543579"/>
                    <w:tag w:val="goog_rdk_1300"/>
                  </w:sdtPr>
                  <w:sdtContent>
                    <w:del w:author="Alpharius" w:id="4" w:date="2026-02-03T17:54:28Z"/>
                  </w:sdtContent>
                </w:sdt>
              </w:ins>
              <w:sdt>
                <w:sdtPr>
                  <w:id w:val="2097995670"/>
                  <w:tag w:val="goog_rdk_13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12023494"/>
        <w:tag w:val="goog_rdk_1306"/>
      </w:sdtPr>
      <w:sdtContent>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221095"/>
              <w:tag w:val="goog_rdk_1303"/>
            </w:sdtPr>
            <w:sdtContent>
              <w:ins w:author="Quyền Linh Pham van" w:id="0" w:date="2026-02-02T14:44:37Z">
                <w:sdt>
                  <w:sdtPr>
                    <w:id w:val="861613064"/>
                    <w:tag w:val="goog_rdk_1304"/>
                  </w:sdtPr>
                  <w:sdtContent>
                    <w:del w:author="Alpharius" w:id="4" w:date="2026-02-03T17:54:28Z"/>
                  </w:sdtContent>
                </w:sdt>
              </w:ins>
              <w:sdt>
                <w:sdtPr>
                  <w:id w:val="1138152969"/>
                  <w:tag w:val="goog_rdk_13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31567736"/>
        <w:tag w:val="goog_rdk_1310"/>
      </w:sdtPr>
      <w:sdtContent>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7145320"/>
              <w:tag w:val="goog_rdk_1307"/>
            </w:sdtPr>
            <w:sdtContent>
              <w:ins w:author="Quyền Linh Pham van" w:id="0" w:date="2026-02-02T14:44:37Z">
                <w:sdt>
                  <w:sdtPr>
                    <w:id w:val="208472824"/>
                    <w:tag w:val="goog_rdk_1308"/>
                  </w:sdtPr>
                  <w:sdtContent>
                    <w:del w:author="Alpharius" w:id="4" w:date="2026-02-03T17:54:28Z"/>
                  </w:sdtContent>
                </w:sdt>
              </w:ins>
              <w:sdt>
                <w:sdtPr>
                  <w:id w:val="1370562310"/>
                  <w:tag w:val="goog_rdk_13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16034972"/>
        <w:tag w:val="goog_rdk_1314"/>
      </w:sdtPr>
      <w:sdtContent>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557167"/>
              <w:tag w:val="goog_rdk_1311"/>
            </w:sdtPr>
            <w:sdtContent>
              <w:ins w:author="Quyền Linh Pham van" w:id="0" w:date="2026-02-02T14:44:37Z">
                <w:sdt>
                  <w:sdtPr>
                    <w:id w:val="268917324"/>
                    <w:tag w:val="goog_rdk_1312"/>
                  </w:sdtPr>
                  <w:sdtContent>
                    <w:del w:author="Alpharius" w:id="4" w:date="2026-02-03T17:54:28Z"/>
                  </w:sdtContent>
                </w:sdt>
              </w:ins>
              <w:sdt>
                <w:sdtPr>
                  <w:id w:val="-201626179"/>
                  <w:tag w:val="goog_rdk_13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59746868"/>
        <w:tag w:val="goog_rdk_1318"/>
      </w:sdtPr>
      <w:sdtContent>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8014356"/>
              <w:tag w:val="goog_rdk_1315"/>
            </w:sdtPr>
            <w:sdtContent>
              <w:ins w:author="Quyền Linh Pham van" w:id="0" w:date="2026-02-02T14:44:37Z">
                <w:sdt>
                  <w:sdtPr>
                    <w:id w:val="842359481"/>
                    <w:tag w:val="goog_rdk_1316"/>
                  </w:sdtPr>
                  <w:sdtContent>
                    <w:del w:author="Alpharius" w:id="4" w:date="2026-02-03T17:54:28Z"/>
                  </w:sdtContent>
                </w:sdt>
              </w:ins>
              <w:sdt>
                <w:sdtPr>
                  <w:id w:val="385674952"/>
                  <w:tag w:val="goog_rdk_13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02293531"/>
        <w:tag w:val="goog_rdk_1322"/>
      </w:sdtPr>
      <w:sdtContent>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2134020"/>
              <w:tag w:val="goog_rdk_1319"/>
            </w:sdtPr>
            <w:sdtContent>
              <w:ins w:author="Quyền Linh Pham van" w:id="0" w:date="2026-02-02T14:44:37Z">
                <w:sdt>
                  <w:sdtPr>
                    <w:id w:val="-517834160"/>
                    <w:tag w:val="goog_rdk_1320"/>
                  </w:sdtPr>
                  <w:sdtContent>
                    <w:del w:author="Alpharius" w:id="4" w:date="2026-02-03T17:54:28Z"/>
                  </w:sdtContent>
                </w:sdt>
              </w:ins>
              <w:sdt>
                <w:sdtPr>
                  <w:id w:val="1867716554"/>
                  <w:tag w:val="goog_rdk_13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38869026"/>
        <w:tag w:val="goog_rdk_1326"/>
      </w:sdtPr>
      <w:sdtContent>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4930268"/>
              <w:tag w:val="goog_rdk_1323"/>
            </w:sdtPr>
            <w:sdtContent>
              <w:ins w:author="Quyền Linh Pham van" w:id="0" w:date="2026-02-02T14:44:37Z">
                <w:sdt>
                  <w:sdtPr>
                    <w:id w:val="-1192929815"/>
                    <w:tag w:val="goog_rdk_1324"/>
                  </w:sdtPr>
                  <w:sdtContent>
                    <w:del w:author="Alpharius" w:id="4" w:date="2026-02-03T17:54:28Z"/>
                  </w:sdtContent>
                </w:sdt>
              </w:ins>
              <w:sdt>
                <w:sdtPr>
                  <w:id w:val="-975272953"/>
                  <w:tag w:val="goog_rdk_13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30530429"/>
        <w:tag w:val="goog_rdk_1330"/>
      </w:sdtPr>
      <w:sdtContent>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6394209"/>
              <w:tag w:val="goog_rdk_1327"/>
            </w:sdtPr>
            <w:sdtContent>
              <w:ins w:author="Quyền Linh Pham van" w:id="0" w:date="2026-02-02T14:44:37Z">
                <w:sdt>
                  <w:sdtPr>
                    <w:id w:val="-1052792267"/>
                    <w:tag w:val="goog_rdk_1328"/>
                  </w:sdtPr>
                  <w:sdtContent>
                    <w:del w:author="Alpharius" w:id="4" w:date="2026-02-03T17:54:28Z"/>
                  </w:sdtContent>
                </w:sdt>
              </w:ins>
              <w:sdt>
                <w:sdtPr>
                  <w:id w:val="-1136281532"/>
                  <w:tag w:val="goog_rdk_13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87280127"/>
        <w:tag w:val="goog_rdk_1334"/>
      </w:sdtPr>
      <w:sdtContent>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22543295"/>
              <w:tag w:val="goog_rdk_1331"/>
            </w:sdtPr>
            <w:sdtContent>
              <w:ins w:author="Quyền Linh Pham van" w:id="0" w:date="2026-02-02T14:44:37Z">
                <w:sdt>
                  <w:sdtPr>
                    <w:id w:val="2000049079"/>
                    <w:tag w:val="goog_rdk_1332"/>
                  </w:sdtPr>
                  <w:sdtContent>
                    <w:del w:author="Alpharius" w:id="4" w:date="2026-02-03T17:54:28Z"/>
                  </w:sdtContent>
                </w:sdt>
              </w:ins>
              <w:sdt>
                <w:sdtPr>
                  <w:id w:val="2052837130"/>
                  <w:tag w:val="goog_rdk_13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25471271"/>
        <w:tag w:val="goog_rdk_1338"/>
      </w:sdtPr>
      <w:sdtContent>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3821818"/>
              <w:tag w:val="goog_rdk_1335"/>
            </w:sdtPr>
            <w:sdtContent>
              <w:ins w:author="Quyền Linh Pham van" w:id="0" w:date="2026-02-02T14:44:37Z">
                <w:sdt>
                  <w:sdtPr>
                    <w:id w:val="1122921044"/>
                    <w:tag w:val="goog_rdk_1336"/>
                  </w:sdtPr>
                  <w:sdtContent>
                    <w:del w:author="Alpharius" w:id="4" w:date="2026-02-03T17:54:28Z"/>
                  </w:sdtContent>
                </w:sdt>
              </w:ins>
              <w:sdt>
                <w:sdtPr>
                  <w:id w:val="-853844582"/>
                  <w:tag w:val="goog_rdk_13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93141192"/>
        <w:tag w:val="goog_rdk_1342"/>
      </w:sdtPr>
      <w:sdtContent>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9696560"/>
              <w:tag w:val="goog_rdk_1339"/>
            </w:sdtPr>
            <w:sdtContent>
              <w:ins w:author="Quyền Linh Pham van" w:id="0" w:date="2026-02-02T14:44:37Z">
                <w:sdt>
                  <w:sdtPr>
                    <w:id w:val="-967839304"/>
                    <w:tag w:val="goog_rdk_1340"/>
                  </w:sdtPr>
                  <w:sdtContent>
                    <w:del w:author="Alpharius" w:id="4" w:date="2026-02-03T17:54:28Z"/>
                  </w:sdtContent>
                </w:sdt>
              </w:ins>
              <w:sdt>
                <w:sdtPr>
                  <w:id w:val="-1095492094"/>
                  <w:tag w:val="goog_rdk_13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46893898"/>
        <w:tag w:val="goog_rdk_1346"/>
      </w:sdtPr>
      <w:sdtContent>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4830563"/>
              <w:tag w:val="goog_rdk_1343"/>
            </w:sdtPr>
            <w:sdtContent>
              <w:ins w:author="Quyền Linh Pham van" w:id="0" w:date="2026-02-02T14:44:37Z">
                <w:sdt>
                  <w:sdtPr>
                    <w:id w:val="-187757468"/>
                    <w:tag w:val="goog_rdk_1344"/>
                  </w:sdtPr>
                  <w:sdtContent>
                    <w:del w:author="Alpharius" w:id="4" w:date="2026-02-03T17:54:28Z"/>
                  </w:sdtContent>
                </w:sdt>
              </w:ins>
              <w:sdt>
                <w:sdtPr>
                  <w:id w:val="-2002507423"/>
                  <w:tag w:val="goog_rdk_13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2127113"/>
        <w:tag w:val="goog_rdk_1350"/>
      </w:sdtPr>
      <w:sdtContent>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4340198"/>
              <w:tag w:val="goog_rdk_1347"/>
            </w:sdtPr>
            <w:sdtContent>
              <w:ins w:author="Quyền Linh Pham van" w:id="0" w:date="2026-02-02T14:44:37Z">
                <w:sdt>
                  <w:sdtPr>
                    <w:id w:val="1453908946"/>
                    <w:tag w:val="goog_rdk_1348"/>
                  </w:sdtPr>
                  <w:sdtContent>
                    <w:del w:author="Alpharius" w:id="4" w:date="2026-02-03T17:54:28Z"/>
                  </w:sdtContent>
                </w:sdt>
              </w:ins>
              <w:sdt>
                <w:sdtPr>
                  <w:id w:val="-1254372047"/>
                  <w:tag w:val="goog_rdk_13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13314099"/>
        <w:tag w:val="goog_rdk_1354"/>
      </w:sdtPr>
      <w:sdtContent>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8691423"/>
              <w:tag w:val="goog_rdk_1351"/>
            </w:sdtPr>
            <w:sdtContent>
              <w:ins w:author="Quyền Linh Pham van" w:id="0" w:date="2026-02-02T14:44:37Z">
                <w:sdt>
                  <w:sdtPr>
                    <w:id w:val="-1676038490"/>
                    <w:tag w:val="goog_rdk_1352"/>
                  </w:sdtPr>
                  <w:sdtContent>
                    <w:del w:author="Alpharius" w:id="4" w:date="2026-02-03T17:54:28Z"/>
                  </w:sdtContent>
                </w:sdt>
              </w:ins>
              <w:sdt>
                <w:sdtPr>
                  <w:id w:val="561859211"/>
                  <w:tag w:val="goog_rdk_13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6179999"/>
        <w:tag w:val="goog_rdk_1358"/>
      </w:sdtPr>
      <w:sdtContent>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88042514"/>
              <w:tag w:val="goog_rdk_1355"/>
            </w:sdtPr>
            <w:sdtContent>
              <w:ins w:author="Quyền Linh Pham van" w:id="0" w:date="2026-02-02T14:44:37Z">
                <w:sdt>
                  <w:sdtPr>
                    <w:id w:val="-2049605792"/>
                    <w:tag w:val="goog_rdk_1356"/>
                  </w:sdtPr>
                  <w:sdtContent>
                    <w:del w:author="Alpharius" w:id="4" w:date="2026-02-03T17:54:28Z"/>
                  </w:sdtContent>
                </w:sdt>
              </w:ins>
              <w:sdt>
                <w:sdtPr>
                  <w:id w:val="1799882963"/>
                  <w:tag w:val="goog_rdk_13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58432322"/>
        <w:tag w:val="goog_rdk_1362"/>
      </w:sdtPr>
      <w:sdtContent>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1733879"/>
              <w:tag w:val="goog_rdk_1359"/>
            </w:sdtPr>
            <w:sdtContent>
              <w:ins w:author="Quyền Linh Pham van" w:id="0" w:date="2026-02-02T14:44:37Z">
                <w:sdt>
                  <w:sdtPr>
                    <w:id w:val="-1583494256"/>
                    <w:tag w:val="goog_rdk_1360"/>
                  </w:sdtPr>
                  <w:sdtContent>
                    <w:del w:author="Alpharius" w:id="4" w:date="2026-02-03T17:54:28Z"/>
                  </w:sdtContent>
                </w:sdt>
              </w:ins>
              <w:sdt>
                <w:sdtPr>
                  <w:id w:val="-697759768"/>
                  <w:tag w:val="goog_rdk_13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87830626"/>
        <w:tag w:val="goog_rdk_1366"/>
      </w:sdtPr>
      <w:sdtContent>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3965215"/>
              <w:tag w:val="goog_rdk_1363"/>
            </w:sdtPr>
            <w:sdtContent>
              <w:ins w:author="Quyền Linh Pham van" w:id="0" w:date="2026-02-02T14:44:37Z">
                <w:sdt>
                  <w:sdtPr>
                    <w:id w:val="-764816726"/>
                    <w:tag w:val="goog_rdk_1364"/>
                  </w:sdtPr>
                  <w:sdtContent>
                    <w:del w:author="Alpharius" w:id="4" w:date="2026-02-03T17:54:28Z"/>
                  </w:sdtContent>
                </w:sdt>
              </w:ins>
              <w:sdt>
                <w:sdtPr>
                  <w:id w:val="1170251772"/>
                  <w:tag w:val="goog_rdk_13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46597558"/>
        <w:tag w:val="goog_rdk_1370"/>
      </w:sdtPr>
      <w:sdtContent>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5596699"/>
              <w:tag w:val="goog_rdk_1367"/>
            </w:sdtPr>
            <w:sdtContent>
              <w:ins w:author="Quyền Linh Pham van" w:id="0" w:date="2026-02-02T14:44:37Z">
                <w:sdt>
                  <w:sdtPr>
                    <w:id w:val="-1518316095"/>
                    <w:tag w:val="goog_rdk_1368"/>
                  </w:sdtPr>
                  <w:sdtContent>
                    <w:del w:author="Alpharius" w:id="4" w:date="2026-02-03T17:54:28Z"/>
                  </w:sdtContent>
                </w:sdt>
              </w:ins>
              <w:sdt>
                <w:sdtPr>
                  <w:id w:val="141547513"/>
                  <w:tag w:val="goog_rdk_13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07117177"/>
        <w:tag w:val="goog_rdk_1374"/>
      </w:sdtPr>
      <w:sdtContent>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05319619"/>
              <w:tag w:val="goog_rdk_1371"/>
            </w:sdtPr>
            <w:sdtContent>
              <w:ins w:author="Quyền Linh Pham van" w:id="0" w:date="2026-02-02T14:44:37Z">
                <w:sdt>
                  <w:sdtPr>
                    <w:id w:val="257247404"/>
                    <w:tag w:val="goog_rdk_1372"/>
                  </w:sdtPr>
                  <w:sdtContent>
                    <w:del w:author="Alpharius" w:id="4" w:date="2026-02-03T17:54:28Z"/>
                  </w:sdtContent>
                </w:sdt>
              </w:ins>
              <w:sdt>
                <w:sdtPr>
                  <w:id w:val="-1238506779"/>
                  <w:tag w:val="goog_rdk_13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08756577"/>
        <w:tag w:val="goog_rdk_1378"/>
      </w:sdtPr>
      <w:sdtContent>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8079845"/>
              <w:tag w:val="goog_rdk_1375"/>
            </w:sdtPr>
            <w:sdtContent>
              <w:ins w:author="Quyền Linh Pham van" w:id="0" w:date="2026-02-02T14:44:37Z">
                <w:sdt>
                  <w:sdtPr>
                    <w:id w:val="-29464867"/>
                    <w:tag w:val="goog_rdk_1376"/>
                  </w:sdtPr>
                  <w:sdtContent>
                    <w:del w:author="Alpharius" w:id="4" w:date="2026-02-03T17:54:28Z"/>
                  </w:sdtContent>
                </w:sdt>
              </w:ins>
              <w:sdt>
                <w:sdtPr>
                  <w:id w:val="2109770450"/>
                  <w:tag w:val="goog_rdk_13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32418659"/>
        <w:tag w:val="goog_rdk_1382"/>
      </w:sdtPr>
      <w:sdtContent>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3827461"/>
              <w:tag w:val="goog_rdk_1379"/>
            </w:sdtPr>
            <w:sdtContent>
              <w:ins w:author="Quyền Linh Pham van" w:id="0" w:date="2026-02-02T14:44:37Z">
                <w:sdt>
                  <w:sdtPr>
                    <w:id w:val="-732045368"/>
                    <w:tag w:val="goog_rdk_1380"/>
                  </w:sdtPr>
                  <w:sdtContent>
                    <w:del w:author="Alpharius" w:id="4" w:date="2026-02-03T17:54:28Z"/>
                  </w:sdtContent>
                </w:sdt>
              </w:ins>
              <w:sdt>
                <w:sdtPr>
                  <w:id w:val="1029216400"/>
                  <w:tag w:val="goog_rdk_13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71018460"/>
        <w:tag w:val="goog_rdk_1386"/>
      </w:sdtPr>
      <w:sdtContent>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8649383"/>
              <w:tag w:val="goog_rdk_1383"/>
            </w:sdtPr>
            <w:sdtContent>
              <w:ins w:author="Quyền Linh Pham van" w:id="0" w:date="2026-02-02T14:44:37Z">
                <w:sdt>
                  <w:sdtPr>
                    <w:id w:val="263879604"/>
                    <w:tag w:val="goog_rdk_1384"/>
                  </w:sdtPr>
                  <w:sdtContent>
                    <w:del w:author="Alpharius" w:id="4" w:date="2026-02-03T17:54:28Z"/>
                  </w:sdtContent>
                </w:sdt>
              </w:ins>
              <w:sdt>
                <w:sdtPr>
                  <w:id w:val="-1434090319"/>
                  <w:tag w:val="goog_rdk_13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36282130"/>
        <w:tag w:val="goog_rdk_1390"/>
      </w:sdtPr>
      <w:sdtContent>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26498004"/>
              <w:tag w:val="goog_rdk_1387"/>
            </w:sdtPr>
            <w:sdtContent>
              <w:ins w:author="Quyền Linh Pham van" w:id="0" w:date="2026-02-02T14:44:37Z">
                <w:sdt>
                  <w:sdtPr>
                    <w:id w:val="1570828026"/>
                    <w:tag w:val="goog_rdk_1388"/>
                  </w:sdtPr>
                  <w:sdtContent>
                    <w:del w:author="Alpharius" w:id="4" w:date="2026-02-03T17:54:28Z"/>
                  </w:sdtContent>
                </w:sdt>
              </w:ins>
              <w:sdt>
                <w:sdtPr>
                  <w:id w:val="785513606"/>
                  <w:tag w:val="goog_rdk_13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22989691"/>
        <w:tag w:val="goog_rdk_1394"/>
      </w:sdtPr>
      <w:sdtContent>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79173858"/>
              <w:tag w:val="goog_rdk_1391"/>
            </w:sdtPr>
            <w:sdtContent>
              <w:ins w:author="Quyền Linh Pham van" w:id="0" w:date="2026-02-02T14:44:37Z">
                <w:sdt>
                  <w:sdtPr>
                    <w:id w:val="-413515271"/>
                    <w:tag w:val="goog_rdk_1392"/>
                  </w:sdtPr>
                  <w:sdtContent>
                    <w:del w:author="Alpharius" w:id="4" w:date="2026-02-03T17:54:28Z"/>
                  </w:sdtContent>
                </w:sdt>
              </w:ins>
              <w:sdt>
                <w:sdtPr>
                  <w:id w:val="-215677337"/>
                  <w:tag w:val="goog_rdk_13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07664365"/>
        <w:tag w:val="goog_rdk_1398"/>
      </w:sdtPr>
      <w:sdtContent>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20011420"/>
              <w:tag w:val="goog_rdk_1395"/>
            </w:sdtPr>
            <w:sdtContent>
              <w:ins w:author="Quyền Linh Pham van" w:id="0" w:date="2026-02-02T14:44:37Z">
                <w:sdt>
                  <w:sdtPr>
                    <w:id w:val="-1740670226"/>
                    <w:tag w:val="goog_rdk_1396"/>
                  </w:sdtPr>
                  <w:sdtContent>
                    <w:del w:author="Alpharius" w:id="4" w:date="2026-02-03T17:54:28Z"/>
                  </w:sdtContent>
                </w:sdt>
              </w:ins>
              <w:sdt>
                <w:sdtPr>
                  <w:id w:val="-1359359241"/>
                  <w:tag w:val="goog_rdk_13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32434563"/>
        <w:tag w:val="goog_rdk_1402"/>
      </w:sdtPr>
      <w:sdtContent>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3171000"/>
              <w:tag w:val="goog_rdk_1399"/>
            </w:sdtPr>
            <w:sdtContent>
              <w:ins w:author="Quyền Linh Pham van" w:id="0" w:date="2026-02-02T14:44:37Z">
                <w:sdt>
                  <w:sdtPr>
                    <w:id w:val="1652225784"/>
                    <w:tag w:val="goog_rdk_1400"/>
                  </w:sdtPr>
                  <w:sdtContent>
                    <w:del w:author="Alpharius" w:id="4" w:date="2026-02-03T17:54:28Z"/>
                  </w:sdtContent>
                </w:sdt>
              </w:ins>
              <w:sdt>
                <w:sdtPr>
                  <w:id w:val="228755078"/>
                  <w:tag w:val="goog_rdk_14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83701187"/>
        <w:tag w:val="goog_rdk_1406"/>
      </w:sdtPr>
      <w:sdtContent>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22943874"/>
              <w:tag w:val="goog_rdk_1403"/>
            </w:sdtPr>
            <w:sdtContent>
              <w:ins w:author="Quyền Linh Pham van" w:id="0" w:date="2026-02-02T14:44:37Z">
                <w:sdt>
                  <w:sdtPr>
                    <w:id w:val="2124160001"/>
                    <w:tag w:val="goog_rdk_1404"/>
                  </w:sdtPr>
                  <w:sdtContent>
                    <w:del w:author="Alpharius" w:id="4" w:date="2026-02-03T17:54:28Z"/>
                  </w:sdtContent>
                </w:sdt>
              </w:ins>
              <w:sdt>
                <w:sdtPr>
                  <w:id w:val="56133700"/>
                  <w:tag w:val="goog_rdk_14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35718277"/>
        <w:tag w:val="goog_rdk_1410"/>
      </w:sdtPr>
      <w:sdtContent>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30186901"/>
              <w:tag w:val="goog_rdk_1407"/>
            </w:sdtPr>
            <w:sdtContent>
              <w:ins w:author="Quyền Linh Pham van" w:id="0" w:date="2026-02-02T14:44:37Z">
                <w:sdt>
                  <w:sdtPr>
                    <w:id w:val="1422021607"/>
                    <w:tag w:val="goog_rdk_1408"/>
                  </w:sdtPr>
                  <w:sdtContent>
                    <w:del w:author="Alpharius" w:id="4" w:date="2026-02-03T17:54:28Z"/>
                  </w:sdtContent>
                </w:sdt>
              </w:ins>
              <w:sdt>
                <w:sdtPr>
                  <w:id w:val="-233366263"/>
                  <w:tag w:val="goog_rdk_14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30301050"/>
        <w:tag w:val="goog_rdk_1414"/>
      </w:sdtPr>
      <w:sdtContent>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43440153"/>
              <w:tag w:val="goog_rdk_1411"/>
            </w:sdtPr>
            <w:sdtContent>
              <w:ins w:author="Quyền Linh Pham van" w:id="0" w:date="2026-02-02T14:44:37Z">
                <w:sdt>
                  <w:sdtPr>
                    <w:id w:val="584086582"/>
                    <w:tag w:val="goog_rdk_1412"/>
                  </w:sdtPr>
                  <w:sdtContent>
                    <w:del w:author="Alpharius" w:id="4" w:date="2026-02-03T17:54:28Z"/>
                  </w:sdtContent>
                </w:sdt>
              </w:ins>
              <w:sdt>
                <w:sdtPr>
                  <w:id w:val="-2090638171"/>
                  <w:tag w:val="goog_rdk_14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16785635"/>
        <w:tag w:val="goog_rdk_1418"/>
      </w:sdtPr>
      <w:sdtContent>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86391910"/>
              <w:tag w:val="goog_rdk_1415"/>
            </w:sdtPr>
            <w:sdtContent>
              <w:ins w:author="Quyền Linh Pham van" w:id="0" w:date="2026-02-02T14:44:37Z">
                <w:sdt>
                  <w:sdtPr>
                    <w:id w:val="-1408103607"/>
                    <w:tag w:val="goog_rdk_1416"/>
                  </w:sdtPr>
                  <w:sdtContent>
                    <w:del w:author="Alpharius" w:id="4" w:date="2026-02-03T17:54:28Z"/>
                  </w:sdtContent>
                </w:sdt>
              </w:ins>
              <w:sdt>
                <w:sdtPr>
                  <w:id w:val="745994721"/>
                  <w:tag w:val="goog_rdk_14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31547489"/>
        <w:tag w:val="goog_rdk_1422"/>
      </w:sdtPr>
      <w:sdtContent>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9378129"/>
              <w:tag w:val="goog_rdk_1419"/>
            </w:sdtPr>
            <w:sdtContent>
              <w:ins w:author="Quyền Linh Pham van" w:id="0" w:date="2026-02-02T14:44:37Z">
                <w:sdt>
                  <w:sdtPr>
                    <w:id w:val="-633326905"/>
                    <w:tag w:val="goog_rdk_1420"/>
                  </w:sdtPr>
                  <w:sdtContent>
                    <w:del w:author="Alpharius" w:id="4" w:date="2026-02-03T17:54:28Z"/>
                  </w:sdtContent>
                </w:sdt>
              </w:ins>
              <w:sdt>
                <w:sdtPr>
                  <w:id w:val="1174457114"/>
                  <w:tag w:val="goog_rdk_14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62156689"/>
        <w:tag w:val="goog_rdk_1426"/>
      </w:sdtPr>
      <w:sdtContent>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9754190"/>
              <w:tag w:val="goog_rdk_1423"/>
            </w:sdtPr>
            <w:sdtContent>
              <w:ins w:author="Quyền Linh Pham van" w:id="0" w:date="2026-02-02T14:44:37Z">
                <w:sdt>
                  <w:sdtPr>
                    <w:id w:val="1881397325"/>
                    <w:tag w:val="goog_rdk_1424"/>
                  </w:sdtPr>
                  <w:sdtContent>
                    <w:del w:author="Alpharius" w:id="4" w:date="2026-02-03T17:54:28Z"/>
                  </w:sdtContent>
                </w:sdt>
              </w:ins>
              <w:sdt>
                <w:sdtPr>
                  <w:id w:val="-602279855"/>
                  <w:tag w:val="goog_rdk_14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96253176"/>
        <w:tag w:val="goog_rdk_1430"/>
      </w:sdtPr>
      <w:sdtContent>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0304720"/>
              <w:tag w:val="goog_rdk_1427"/>
            </w:sdtPr>
            <w:sdtContent>
              <w:ins w:author="Quyền Linh Pham van" w:id="0" w:date="2026-02-02T14:44:37Z">
                <w:sdt>
                  <w:sdtPr>
                    <w:id w:val="-378557468"/>
                    <w:tag w:val="goog_rdk_1428"/>
                  </w:sdtPr>
                  <w:sdtContent>
                    <w:del w:author="Alpharius" w:id="4" w:date="2026-02-03T17:54:28Z"/>
                  </w:sdtContent>
                </w:sdt>
              </w:ins>
              <w:sdt>
                <w:sdtPr>
                  <w:id w:val="241339783"/>
                  <w:tag w:val="goog_rdk_14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43192232"/>
        <w:tag w:val="goog_rdk_1434"/>
      </w:sdtPr>
      <w:sdtContent>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9212567"/>
              <w:tag w:val="goog_rdk_1431"/>
            </w:sdtPr>
            <w:sdtContent>
              <w:ins w:author="Quyền Linh Pham van" w:id="0" w:date="2026-02-02T14:44:37Z">
                <w:sdt>
                  <w:sdtPr>
                    <w:id w:val="-1273751228"/>
                    <w:tag w:val="goog_rdk_1432"/>
                  </w:sdtPr>
                  <w:sdtContent>
                    <w:del w:author="Alpharius" w:id="4" w:date="2026-02-03T17:54:28Z"/>
                  </w:sdtContent>
                </w:sdt>
              </w:ins>
              <w:sdt>
                <w:sdtPr>
                  <w:id w:val="1069355010"/>
                  <w:tag w:val="goog_rdk_14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86523833"/>
        <w:tag w:val="goog_rdk_1438"/>
      </w:sdtPr>
      <w:sdtContent>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87339170"/>
              <w:tag w:val="goog_rdk_1435"/>
            </w:sdtPr>
            <w:sdtContent>
              <w:ins w:author="Quyền Linh Pham van" w:id="0" w:date="2026-02-02T14:44:37Z">
                <w:sdt>
                  <w:sdtPr>
                    <w:id w:val="-746324713"/>
                    <w:tag w:val="goog_rdk_1436"/>
                  </w:sdtPr>
                  <w:sdtContent>
                    <w:del w:author="Alpharius" w:id="4" w:date="2026-02-03T17:54:28Z"/>
                  </w:sdtContent>
                </w:sdt>
              </w:ins>
              <w:sdt>
                <w:sdtPr>
                  <w:id w:val="-116634504"/>
                  <w:tag w:val="goog_rdk_14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67456852"/>
        <w:tag w:val="goog_rdk_1442"/>
      </w:sdtPr>
      <w:sdtContent>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60625528"/>
              <w:tag w:val="goog_rdk_1439"/>
            </w:sdtPr>
            <w:sdtContent>
              <w:ins w:author="Quyền Linh Pham van" w:id="0" w:date="2026-02-02T14:44:37Z">
                <w:sdt>
                  <w:sdtPr>
                    <w:id w:val="543227780"/>
                    <w:tag w:val="goog_rdk_1440"/>
                  </w:sdtPr>
                  <w:sdtContent>
                    <w:del w:author="Alpharius" w:id="4" w:date="2026-02-03T17:54:28Z"/>
                  </w:sdtContent>
                </w:sdt>
              </w:ins>
              <w:sdt>
                <w:sdtPr>
                  <w:id w:val="1458786015"/>
                  <w:tag w:val="goog_rdk_14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70044031"/>
        <w:tag w:val="goog_rdk_1446"/>
      </w:sdtPr>
      <w:sdtContent>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3129070"/>
              <w:tag w:val="goog_rdk_1443"/>
            </w:sdtPr>
            <w:sdtContent>
              <w:ins w:author="Quyền Linh Pham van" w:id="0" w:date="2026-02-02T14:44:37Z">
                <w:sdt>
                  <w:sdtPr>
                    <w:id w:val="219333250"/>
                    <w:tag w:val="goog_rdk_1444"/>
                  </w:sdtPr>
                  <w:sdtContent>
                    <w:del w:author="Alpharius" w:id="4" w:date="2026-02-03T17:54:28Z"/>
                  </w:sdtContent>
                </w:sdt>
              </w:ins>
              <w:sdt>
                <w:sdtPr>
                  <w:id w:val="1828968"/>
                  <w:tag w:val="goog_rdk_14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41369789"/>
        <w:tag w:val="goog_rdk_1450"/>
      </w:sdtPr>
      <w:sdtContent>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974939"/>
              <w:tag w:val="goog_rdk_1447"/>
            </w:sdtPr>
            <w:sdtContent>
              <w:ins w:author="Quyền Linh Pham van" w:id="0" w:date="2026-02-02T14:44:37Z">
                <w:sdt>
                  <w:sdtPr>
                    <w:id w:val="-1541125053"/>
                    <w:tag w:val="goog_rdk_1448"/>
                  </w:sdtPr>
                  <w:sdtContent>
                    <w:del w:author="Alpharius" w:id="4" w:date="2026-02-03T17:54:28Z"/>
                  </w:sdtContent>
                </w:sdt>
              </w:ins>
              <w:sdt>
                <w:sdtPr>
                  <w:id w:val="-465878553"/>
                  <w:tag w:val="goog_rdk_14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21860014"/>
        <w:tag w:val="goog_rdk_1454"/>
      </w:sdtPr>
      <w:sdtContent>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0009447"/>
              <w:tag w:val="goog_rdk_1451"/>
            </w:sdtPr>
            <w:sdtContent>
              <w:ins w:author="Quyền Linh Pham van" w:id="0" w:date="2026-02-02T14:44:37Z">
                <w:sdt>
                  <w:sdtPr>
                    <w:id w:val="1176985020"/>
                    <w:tag w:val="goog_rdk_1452"/>
                  </w:sdtPr>
                  <w:sdtContent>
                    <w:del w:author="Alpharius" w:id="4" w:date="2026-02-03T17:54:28Z"/>
                  </w:sdtContent>
                </w:sdt>
              </w:ins>
              <w:sdt>
                <w:sdtPr>
                  <w:id w:val="-1674967698"/>
                  <w:tag w:val="goog_rdk_14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10253894"/>
        <w:tag w:val="goog_rdk_1458"/>
      </w:sdtPr>
      <w:sdtContent>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1341237"/>
              <w:tag w:val="goog_rdk_1455"/>
            </w:sdtPr>
            <w:sdtContent>
              <w:ins w:author="Quyền Linh Pham van" w:id="0" w:date="2026-02-02T14:44:37Z">
                <w:sdt>
                  <w:sdtPr>
                    <w:id w:val="479043053"/>
                    <w:tag w:val="goog_rdk_1456"/>
                  </w:sdtPr>
                  <w:sdtContent>
                    <w:del w:author="Alpharius" w:id="4" w:date="2026-02-03T17:54:28Z"/>
                  </w:sdtContent>
                </w:sdt>
              </w:ins>
              <w:sdt>
                <w:sdtPr>
                  <w:id w:val="-181410160"/>
                  <w:tag w:val="goog_rdk_14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74856718"/>
        <w:tag w:val="goog_rdk_1462"/>
      </w:sdtPr>
      <w:sdtContent>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25342414"/>
              <w:tag w:val="goog_rdk_1459"/>
            </w:sdtPr>
            <w:sdtContent>
              <w:ins w:author="Quyền Linh Pham van" w:id="0" w:date="2026-02-02T14:44:37Z">
                <w:sdt>
                  <w:sdtPr>
                    <w:id w:val="-878458532"/>
                    <w:tag w:val="goog_rdk_1460"/>
                  </w:sdtPr>
                  <w:sdtContent>
                    <w:del w:author="Alpharius" w:id="4" w:date="2026-02-03T17:54:28Z"/>
                  </w:sdtContent>
                </w:sdt>
              </w:ins>
              <w:sdt>
                <w:sdtPr>
                  <w:id w:val="-1923573340"/>
                  <w:tag w:val="goog_rdk_14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48729176"/>
        <w:tag w:val="goog_rdk_1466"/>
      </w:sdtPr>
      <w:sdtContent>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711825"/>
              <w:tag w:val="goog_rdk_1463"/>
            </w:sdtPr>
            <w:sdtContent>
              <w:ins w:author="Quyền Linh Pham van" w:id="0" w:date="2026-02-02T14:44:37Z">
                <w:sdt>
                  <w:sdtPr>
                    <w:id w:val="1508068728"/>
                    <w:tag w:val="goog_rdk_1464"/>
                  </w:sdtPr>
                  <w:sdtContent>
                    <w:del w:author="Alpharius" w:id="4" w:date="2026-02-03T17:54:28Z"/>
                  </w:sdtContent>
                </w:sdt>
              </w:ins>
              <w:sdt>
                <w:sdtPr>
                  <w:id w:val="143293924"/>
                  <w:tag w:val="goog_rdk_14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22959148"/>
        <w:tag w:val="goog_rdk_1470"/>
      </w:sdtPr>
      <w:sdtContent>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41315878"/>
              <w:tag w:val="goog_rdk_1467"/>
            </w:sdtPr>
            <w:sdtContent>
              <w:ins w:author="Quyền Linh Pham van" w:id="0" w:date="2026-02-02T14:44:37Z">
                <w:sdt>
                  <w:sdtPr>
                    <w:id w:val="-1537015822"/>
                    <w:tag w:val="goog_rdk_1468"/>
                  </w:sdtPr>
                  <w:sdtContent>
                    <w:del w:author="Alpharius" w:id="4" w:date="2026-02-03T17:54:28Z"/>
                  </w:sdtContent>
                </w:sdt>
              </w:ins>
              <w:sdt>
                <w:sdtPr>
                  <w:id w:val="912626059"/>
                  <w:tag w:val="goog_rdk_14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95459110"/>
        <w:tag w:val="goog_rdk_1474"/>
      </w:sdtPr>
      <w:sdtContent>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44333277"/>
              <w:tag w:val="goog_rdk_1471"/>
            </w:sdtPr>
            <w:sdtContent>
              <w:ins w:author="Quyền Linh Pham van" w:id="0" w:date="2026-02-02T14:44:37Z">
                <w:sdt>
                  <w:sdtPr>
                    <w:id w:val="-644883477"/>
                    <w:tag w:val="goog_rdk_1472"/>
                  </w:sdtPr>
                  <w:sdtContent>
                    <w:del w:author="Alpharius" w:id="4" w:date="2026-02-03T17:54:28Z"/>
                  </w:sdtContent>
                </w:sdt>
              </w:ins>
              <w:sdt>
                <w:sdtPr>
                  <w:id w:val="-202673366"/>
                  <w:tag w:val="goog_rdk_14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11399727"/>
        <w:tag w:val="goog_rdk_1478"/>
      </w:sdtPr>
      <w:sdtContent>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5580486"/>
              <w:tag w:val="goog_rdk_1475"/>
            </w:sdtPr>
            <w:sdtContent>
              <w:ins w:author="Quyền Linh Pham van" w:id="0" w:date="2026-02-02T14:44:37Z">
                <w:sdt>
                  <w:sdtPr>
                    <w:id w:val="180547785"/>
                    <w:tag w:val="goog_rdk_1476"/>
                  </w:sdtPr>
                  <w:sdtContent>
                    <w:del w:author="Alpharius" w:id="4" w:date="2026-02-03T17:54:28Z"/>
                  </w:sdtContent>
                </w:sdt>
              </w:ins>
              <w:sdt>
                <w:sdtPr>
                  <w:id w:val="-371752971"/>
                  <w:tag w:val="goog_rdk_14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99004642"/>
        <w:tag w:val="goog_rdk_1482"/>
      </w:sdtPr>
      <w:sdtContent>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0274857"/>
              <w:tag w:val="goog_rdk_1479"/>
            </w:sdtPr>
            <w:sdtContent>
              <w:ins w:author="Quyền Linh Pham van" w:id="0" w:date="2026-02-02T14:44:37Z">
                <w:sdt>
                  <w:sdtPr>
                    <w:id w:val="-721293203"/>
                    <w:tag w:val="goog_rdk_1480"/>
                  </w:sdtPr>
                  <w:sdtContent>
                    <w:del w:author="Alpharius" w:id="4" w:date="2026-02-03T17:54:28Z"/>
                  </w:sdtContent>
                </w:sdt>
              </w:ins>
              <w:sdt>
                <w:sdtPr>
                  <w:id w:val="-845129550"/>
                  <w:tag w:val="goog_rdk_14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24284034"/>
        <w:tag w:val="goog_rdk_1486"/>
      </w:sdtPr>
      <w:sdtContent>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6812758"/>
              <w:tag w:val="goog_rdk_1483"/>
            </w:sdtPr>
            <w:sdtContent>
              <w:ins w:author="Quyền Linh Pham van" w:id="0" w:date="2026-02-02T14:44:37Z">
                <w:sdt>
                  <w:sdtPr>
                    <w:id w:val="-1216608684"/>
                    <w:tag w:val="goog_rdk_1484"/>
                  </w:sdtPr>
                  <w:sdtContent>
                    <w:del w:author="Alpharius" w:id="4" w:date="2026-02-03T17:54:28Z"/>
                  </w:sdtContent>
                </w:sdt>
              </w:ins>
              <w:sdt>
                <w:sdtPr>
                  <w:id w:val="395992865"/>
                  <w:tag w:val="goog_rdk_14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52219461"/>
        <w:tag w:val="goog_rdk_1490"/>
      </w:sdtPr>
      <w:sdtContent>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4200483"/>
              <w:tag w:val="goog_rdk_1487"/>
            </w:sdtPr>
            <w:sdtContent>
              <w:ins w:author="Quyền Linh Pham van" w:id="0" w:date="2026-02-02T14:44:37Z">
                <w:sdt>
                  <w:sdtPr>
                    <w:id w:val="-446372404"/>
                    <w:tag w:val="goog_rdk_1488"/>
                  </w:sdtPr>
                  <w:sdtContent>
                    <w:del w:author="Alpharius" w:id="4" w:date="2026-02-03T17:54:28Z"/>
                  </w:sdtContent>
                </w:sdt>
              </w:ins>
              <w:sdt>
                <w:sdtPr>
                  <w:id w:val="1490874024"/>
                  <w:tag w:val="goog_rdk_14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4653978"/>
        <w:tag w:val="goog_rdk_1494"/>
      </w:sdtPr>
      <w:sdtContent>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1875151"/>
              <w:tag w:val="goog_rdk_1491"/>
            </w:sdtPr>
            <w:sdtContent>
              <w:ins w:author="Quyền Linh Pham van" w:id="0" w:date="2026-02-02T14:44:37Z">
                <w:sdt>
                  <w:sdtPr>
                    <w:id w:val="518798002"/>
                    <w:tag w:val="goog_rdk_1492"/>
                  </w:sdtPr>
                  <w:sdtContent>
                    <w:del w:author="Alpharius" w:id="4" w:date="2026-02-03T17:54:28Z"/>
                  </w:sdtContent>
                </w:sdt>
              </w:ins>
              <w:sdt>
                <w:sdtPr>
                  <w:id w:val="1872913434"/>
                  <w:tag w:val="goog_rdk_14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57522784"/>
        <w:tag w:val="goog_rdk_1498"/>
      </w:sdtPr>
      <w:sdtContent>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0547874"/>
              <w:tag w:val="goog_rdk_1495"/>
            </w:sdtPr>
            <w:sdtContent>
              <w:ins w:author="Quyền Linh Pham van" w:id="0" w:date="2026-02-02T14:44:37Z">
                <w:sdt>
                  <w:sdtPr>
                    <w:id w:val="1954014934"/>
                    <w:tag w:val="goog_rdk_1496"/>
                  </w:sdtPr>
                  <w:sdtContent>
                    <w:del w:author="Alpharius" w:id="4" w:date="2026-02-03T17:54:28Z"/>
                  </w:sdtContent>
                </w:sdt>
              </w:ins>
              <w:sdt>
                <w:sdtPr>
                  <w:id w:val="-987939426"/>
                  <w:tag w:val="goog_rdk_14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19279385"/>
        <w:tag w:val="goog_rdk_1502"/>
      </w:sdtPr>
      <w:sdtContent>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04774692"/>
              <w:tag w:val="goog_rdk_1499"/>
            </w:sdtPr>
            <w:sdtContent>
              <w:ins w:author="Quyền Linh Pham van" w:id="0" w:date="2026-02-02T14:44:37Z">
                <w:sdt>
                  <w:sdtPr>
                    <w:id w:val="1178320084"/>
                    <w:tag w:val="goog_rdk_1500"/>
                  </w:sdtPr>
                  <w:sdtContent>
                    <w:del w:author="Alpharius" w:id="4" w:date="2026-02-03T17:54:28Z"/>
                  </w:sdtContent>
                </w:sdt>
              </w:ins>
              <w:sdt>
                <w:sdtPr>
                  <w:id w:val="-865411565"/>
                  <w:tag w:val="goog_rdk_15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29243501"/>
        <w:tag w:val="goog_rdk_1506"/>
      </w:sdtPr>
      <w:sdtContent>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9398550"/>
              <w:tag w:val="goog_rdk_1503"/>
            </w:sdtPr>
            <w:sdtContent>
              <w:ins w:author="Quyền Linh Pham van" w:id="0" w:date="2026-02-02T14:44:37Z">
                <w:sdt>
                  <w:sdtPr>
                    <w:id w:val="-2096521980"/>
                    <w:tag w:val="goog_rdk_1504"/>
                  </w:sdtPr>
                  <w:sdtContent>
                    <w:del w:author="Alpharius" w:id="4" w:date="2026-02-03T17:54:28Z"/>
                  </w:sdtContent>
                </w:sdt>
              </w:ins>
              <w:sdt>
                <w:sdtPr>
                  <w:id w:val="-72957746"/>
                  <w:tag w:val="goog_rdk_15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93237898"/>
        <w:tag w:val="goog_rdk_1510"/>
      </w:sdtPr>
      <w:sdtContent>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29733861"/>
              <w:tag w:val="goog_rdk_1507"/>
            </w:sdtPr>
            <w:sdtContent>
              <w:ins w:author="Quyền Linh Pham van" w:id="0" w:date="2026-02-02T14:44:37Z">
                <w:sdt>
                  <w:sdtPr>
                    <w:id w:val="838936619"/>
                    <w:tag w:val="goog_rdk_1508"/>
                  </w:sdtPr>
                  <w:sdtContent>
                    <w:del w:author="Alpharius" w:id="4" w:date="2026-02-03T17:54:28Z"/>
                  </w:sdtContent>
                </w:sdt>
              </w:ins>
              <w:sdt>
                <w:sdtPr>
                  <w:id w:val="241641869"/>
                  <w:tag w:val="goog_rdk_15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87535612"/>
        <w:tag w:val="goog_rdk_1514"/>
      </w:sdtPr>
      <w:sdtContent>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9667263"/>
              <w:tag w:val="goog_rdk_1511"/>
            </w:sdtPr>
            <w:sdtContent>
              <w:ins w:author="Quyền Linh Pham van" w:id="0" w:date="2026-02-02T14:44:37Z">
                <w:sdt>
                  <w:sdtPr>
                    <w:id w:val="-169972224"/>
                    <w:tag w:val="goog_rdk_1512"/>
                  </w:sdtPr>
                  <w:sdtContent>
                    <w:del w:author="Alpharius" w:id="4" w:date="2026-02-03T17:54:28Z"/>
                  </w:sdtContent>
                </w:sdt>
              </w:ins>
              <w:sdt>
                <w:sdtPr>
                  <w:id w:val="945724943"/>
                  <w:tag w:val="goog_rdk_15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19801590"/>
        <w:tag w:val="goog_rdk_1518"/>
      </w:sdtPr>
      <w:sdtContent>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67797434"/>
              <w:tag w:val="goog_rdk_1515"/>
            </w:sdtPr>
            <w:sdtContent>
              <w:ins w:author="Quyền Linh Pham van" w:id="0" w:date="2026-02-02T14:44:37Z">
                <w:sdt>
                  <w:sdtPr>
                    <w:id w:val="608913154"/>
                    <w:tag w:val="goog_rdk_1516"/>
                  </w:sdtPr>
                  <w:sdtContent>
                    <w:del w:author="Alpharius" w:id="4" w:date="2026-02-03T17:54:28Z"/>
                  </w:sdtContent>
                </w:sdt>
              </w:ins>
              <w:sdt>
                <w:sdtPr>
                  <w:id w:val="-4476663"/>
                  <w:tag w:val="goog_rdk_15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58780623"/>
        <w:tag w:val="goog_rdk_1522"/>
      </w:sdtPr>
      <w:sdtContent>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5656450"/>
              <w:tag w:val="goog_rdk_1519"/>
            </w:sdtPr>
            <w:sdtContent>
              <w:ins w:author="Quyền Linh Pham van" w:id="0" w:date="2026-02-02T14:44:37Z">
                <w:sdt>
                  <w:sdtPr>
                    <w:id w:val="-1710799096"/>
                    <w:tag w:val="goog_rdk_1520"/>
                  </w:sdtPr>
                  <w:sdtContent>
                    <w:del w:author="Alpharius" w:id="4" w:date="2026-02-03T17:54:28Z"/>
                  </w:sdtContent>
                </w:sdt>
              </w:ins>
              <w:sdt>
                <w:sdtPr>
                  <w:id w:val="1164636244"/>
                  <w:tag w:val="goog_rdk_15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89923321"/>
        <w:tag w:val="goog_rdk_1526"/>
      </w:sdtPr>
      <w:sdtContent>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25451026"/>
              <w:tag w:val="goog_rdk_1523"/>
            </w:sdtPr>
            <w:sdtContent>
              <w:ins w:author="Quyền Linh Pham van" w:id="0" w:date="2026-02-02T14:44:37Z">
                <w:sdt>
                  <w:sdtPr>
                    <w:id w:val="-331977873"/>
                    <w:tag w:val="goog_rdk_1524"/>
                  </w:sdtPr>
                  <w:sdtContent>
                    <w:del w:author="Alpharius" w:id="4" w:date="2026-02-03T17:54:28Z"/>
                  </w:sdtContent>
                </w:sdt>
              </w:ins>
              <w:sdt>
                <w:sdtPr>
                  <w:id w:val="-573243826"/>
                  <w:tag w:val="goog_rdk_15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96322473"/>
        <w:tag w:val="goog_rdk_1530"/>
      </w:sdtPr>
      <w:sdtContent>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41487071"/>
              <w:tag w:val="goog_rdk_1527"/>
            </w:sdtPr>
            <w:sdtContent>
              <w:ins w:author="Quyền Linh Pham van" w:id="0" w:date="2026-02-02T14:44:37Z">
                <w:sdt>
                  <w:sdtPr>
                    <w:id w:val="1777270342"/>
                    <w:tag w:val="goog_rdk_1528"/>
                  </w:sdtPr>
                  <w:sdtContent>
                    <w:del w:author="Alpharius" w:id="4" w:date="2026-02-03T17:54:28Z"/>
                  </w:sdtContent>
                </w:sdt>
              </w:ins>
              <w:sdt>
                <w:sdtPr>
                  <w:id w:val="1666523571"/>
                  <w:tag w:val="goog_rdk_15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48740814"/>
        <w:tag w:val="goog_rdk_1534"/>
      </w:sdtPr>
      <w:sdtContent>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44372580"/>
              <w:tag w:val="goog_rdk_1531"/>
            </w:sdtPr>
            <w:sdtContent>
              <w:ins w:author="Quyền Linh Pham van" w:id="0" w:date="2026-02-02T14:44:37Z">
                <w:sdt>
                  <w:sdtPr>
                    <w:id w:val="1836273971"/>
                    <w:tag w:val="goog_rdk_1532"/>
                  </w:sdtPr>
                  <w:sdtContent>
                    <w:del w:author="Alpharius" w:id="4" w:date="2026-02-03T17:54:28Z"/>
                  </w:sdtContent>
                </w:sdt>
              </w:ins>
              <w:sdt>
                <w:sdtPr>
                  <w:id w:val="1152572509"/>
                  <w:tag w:val="goog_rdk_15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2459117"/>
        <w:tag w:val="goog_rdk_1538"/>
      </w:sdtPr>
      <w:sdtContent>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92813507"/>
              <w:tag w:val="goog_rdk_1535"/>
            </w:sdtPr>
            <w:sdtContent>
              <w:ins w:author="Quyền Linh Pham van" w:id="0" w:date="2026-02-02T14:44:37Z">
                <w:sdt>
                  <w:sdtPr>
                    <w:id w:val="1285831954"/>
                    <w:tag w:val="goog_rdk_1536"/>
                  </w:sdtPr>
                  <w:sdtContent>
                    <w:del w:author="Alpharius" w:id="4" w:date="2026-02-03T17:54:28Z"/>
                  </w:sdtContent>
                </w:sdt>
              </w:ins>
              <w:sdt>
                <w:sdtPr>
                  <w:id w:val="-1314696620"/>
                  <w:tag w:val="goog_rdk_15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83758347"/>
        <w:tag w:val="goog_rdk_1542"/>
      </w:sdtPr>
      <w:sdtContent>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1970075"/>
              <w:tag w:val="goog_rdk_1539"/>
            </w:sdtPr>
            <w:sdtContent>
              <w:ins w:author="Quyền Linh Pham van" w:id="0" w:date="2026-02-02T14:44:37Z">
                <w:sdt>
                  <w:sdtPr>
                    <w:id w:val="1113953904"/>
                    <w:tag w:val="goog_rdk_1540"/>
                  </w:sdtPr>
                  <w:sdtContent>
                    <w:del w:author="Alpharius" w:id="4" w:date="2026-02-03T17:54:28Z"/>
                  </w:sdtContent>
                </w:sdt>
              </w:ins>
              <w:sdt>
                <w:sdtPr>
                  <w:id w:val="-302151243"/>
                  <w:tag w:val="goog_rdk_15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92918555"/>
        <w:tag w:val="goog_rdk_1546"/>
      </w:sdtPr>
      <w:sdtContent>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7961167"/>
              <w:tag w:val="goog_rdk_1543"/>
            </w:sdtPr>
            <w:sdtContent>
              <w:ins w:author="Quyền Linh Pham van" w:id="0" w:date="2026-02-02T14:44:37Z">
                <w:sdt>
                  <w:sdtPr>
                    <w:id w:val="-1859781024"/>
                    <w:tag w:val="goog_rdk_1544"/>
                  </w:sdtPr>
                  <w:sdtContent>
                    <w:del w:author="Alpharius" w:id="4" w:date="2026-02-03T17:54:28Z"/>
                  </w:sdtContent>
                </w:sdt>
              </w:ins>
              <w:sdt>
                <w:sdtPr>
                  <w:id w:val="-836839949"/>
                  <w:tag w:val="goog_rdk_15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90792987"/>
        <w:tag w:val="goog_rdk_1550"/>
      </w:sdtPr>
      <w:sdtContent>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88930360"/>
              <w:tag w:val="goog_rdk_1547"/>
            </w:sdtPr>
            <w:sdtContent>
              <w:ins w:author="Quyền Linh Pham van" w:id="0" w:date="2026-02-02T14:44:37Z">
                <w:sdt>
                  <w:sdtPr>
                    <w:id w:val="-272646420"/>
                    <w:tag w:val="goog_rdk_1548"/>
                  </w:sdtPr>
                  <w:sdtContent>
                    <w:del w:author="Alpharius" w:id="4" w:date="2026-02-03T17:54:28Z"/>
                  </w:sdtContent>
                </w:sdt>
              </w:ins>
              <w:sdt>
                <w:sdtPr>
                  <w:id w:val="70973290"/>
                  <w:tag w:val="goog_rdk_15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11062339"/>
        <w:tag w:val="goog_rdk_1554"/>
      </w:sdtPr>
      <w:sdtContent>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0758955"/>
              <w:tag w:val="goog_rdk_1551"/>
            </w:sdtPr>
            <w:sdtContent>
              <w:ins w:author="Quyền Linh Pham van" w:id="0" w:date="2026-02-02T14:44:37Z">
                <w:sdt>
                  <w:sdtPr>
                    <w:id w:val="-944202533"/>
                    <w:tag w:val="goog_rdk_1552"/>
                  </w:sdtPr>
                  <w:sdtContent>
                    <w:del w:author="Alpharius" w:id="4" w:date="2026-02-03T17:54:28Z"/>
                  </w:sdtContent>
                </w:sdt>
              </w:ins>
              <w:sdt>
                <w:sdtPr>
                  <w:id w:val="1530771803"/>
                  <w:tag w:val="goog_rdk_15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32433017"/>
        <w:tag w:val="goog_rdk_1558"/>
      </w:sdtPr>
      <w:sdtContent>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8916534"/>
              <w:tag w:val="goog_rdk_1555"/>
            </w:sdtPr>
            <w:sdtContent>
              <w:ins w:author="Quyền Linh Pham van" w:id="0" w:date="2026-02-02T14:44:37Z">
                <w:sdt>
                  <w:sdtPr>
                    <w:id w:val="-1933390986"/>
                    <w:tag w:val="goog_rdk_1556"/>
                  </w:sdtPr>
                  <w:sdtContent>
                    <w:del w:author="Alpharius" w:id="4" w:date="2026-02-03T17:54:28Z"/>
                  </w:sdtContent>
                </w:sdt>
              </w:ins>
              <w:sdt>
                <w:sdtPr>
                  <w:id w:val="-1329979971"/>
                  <w:tag w:val="goog_rdk_15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6747441"/>
        <w:tag w:val="goog_rdk_1562"/>
      </w:sdtPr>
      <w:sdtContent>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45305917"/>
              <w:tag w:val="goog_rdk_1559"/>
            </w:sdtPr>
            <w:sdtContent>
              <w:ins w:author="Quyền Linh Pham van" w:id="0" w:date="2026-02-02T14:44:37Z">
                <w:sdt>
                  <w:sdtPr>
                    <w:id w:val="1401515960"/>
                    <w:tag w:val="goog_rdk_1560"/>
                  </w:sdtPr>
                  <w:sdtContent>
                    <w:del w:author="Alpharius" w:id="4" w:date="2026-02-03T17:54:28Z"/>
                  </w:sdtContent>
                </w:sdt>
              </w:ins>
              <w:sdt>
                <w:sdtPr>
                  <w:id w:val="811949855"/>
                  <w:tag w:val="goog_rdk_15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91864707"/>
        <w:tag w:val="goog_rdk_1566"/>
      </w:sdtPr>
      <w:sdtContent>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3048619"/>
              <w:tag w:val="goog_rdk_1563"/>
            </w:sdtPr>
            <w:sdtContent>
              <w:ins w:author="Quyền Linh Pham van" w:id="0" w:date="2026-02-02T14:44:37Z">
                <w:sdt>
                  <w:sdtPr>
                    <w:id w:val="126311687"/>
                    <w:tag w:val="goog_rdk_1564"/>
                  </w:sdtPr>
                  <w:sdtContent>
                    <w:del w:author="Alpharius" w:id="4" w:date="2026-02-03T17:54:28Z"/>
                  </w:sdtContent>
                </w:sdt>
              </w:ins>
              <w:sdt>
                <w:sdtPr>
                  <w:id w:val="151673557"/>
                  <w:tag w:val="goog_rdk_15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56117926"/>
        <w:tag w:val="goog_rdk_1570"/>
      </w:sdtPr>
      <w:sdtContent>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7737365"/>
              <w:tag w:val="goog_rdk_1567"/>
            </w:sdtPr>
            <w:sdtContent>
              <w:ins w:author="Quyền Linh Pham van" w:id="0" w:date="2026-02-02T14:44:37Z">
                <w:sdt>
                  <w:sdtPr>
                    <w:id w:val="522647658"/>
                    <w:tag w:val="goog_rdk_1568"/>
                  </w:sdtPr>
                  <w:sdtContent>
                    <w:del w:author="Alpharius" w:id="4" w:date="2026-02-03T17:54:28Z"/>
                  </w:sdtContent>
                </w:sdt>
              </w:ins>
              <w:sdt>
                <w:sdtPr>
                  <w:id w:val="553395914"/>
                  <w:tag w:val="goog_rdk_15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58640232"/>
        <w:tag w:val="goog_rdk_1574"/>
      </w:sdtPr>
      <w:sdtContent>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23892584"/>
              <w:tag w:val="goog_rdk_1571"/>
            </w:sdtPr>
            <w:sdtContent>
              <w:ins w:author="Quyền Linh Pham van" w:id="0" w:date="2026-02-02T14:44:37Z">
                <w:sdt>
                  <w:sdtPr>
                    <w:id w:val="1224109250"/>
                    <w:tag w:val="goog_rdk_1572"/>
                  </w:sdtPr>
                  <w:sdtContent>
                    <w:del w:author="Alpharius" w:id="4" w:date="2026-02-03T17:54:28Z"/>
                  </w:sdtContent>
                </w:sdt>
              </w:ins>
              <w:sdt>
                <w:sdtPr>
                  <w:id w:val="-1760237841"/>
                  <w:tag w:val="goog_rdk_15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34811165"/>
        <w:tag w:val="goog_rdk_1578"/>
      </w:sdtPr>
      <w:sdtContent>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1199834"/>
              <w:tag w:val="goog_rdk_1575"/>
            </w:sdtPr>
            <w:sdtContent>
              <w:ins w:author="Quyền Linh Pham van" w:id="0" w:date="2026-02-02T14:44:37Z">
                <w:sdt>
                  <w:sdtPr>
                    <w:id w:val="1184079951"/>
                    <w:tag w:val="goog_rdk_1576"/>
                  </w:sdtPr>
                  <w:sdtContent>
                    <w:del w:author="Alpharius" w:id="4" w:date="2026-02-03T17:54:28Z"/>
                  </w:sdtContent>
                </w:sdt>
              </w:ins>
              <w:sdt>
                <w:sdtPr>
                  <w:id w:val="-1988089911"/>
                  <w:tag w:val="goog_rdk_15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23435452"/>
        <w:tag w:val="goog_rdk_1582"/>
      </w:sdtPr>
      <w:sdtContent>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02098732"/>
              <w:tag w:val="goog_rdk_1579"/>
            </w:sdtPr>
            <w:sdtContent>
              <w:ins w:author="Quyền Linh Pham van" w:id="0" w:date="2026-02-02T14:44:37Z">
                <w:sdt>
                  <w:sdtPr>
                    <w:id w:val="1884786692"/>
                    <w:tag w:val="goog_rdk_1580"/>
                  </w:sdtPr>
                  <w:sdtContent>
                    <w:del w:author="Alpharius" w:id="4" w:date="2026-02-03T17:54:28Z"/>
                  </w:sdtContent>
                </w:sdt>
              </w:ins>
              <w:sdt>
                <w:sdtPr>
                  <w:id w:val="1697534618"/>
                  <w:tag w:val="goog_rdk_15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18266697"/>
        <w:tag w:val="goog_rdk_1586"/>
      </w:sdtPr>
      <w:sdtContent>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72950932"/>
              <w:tag w:val="goog_rdk_1583"/>
            </w:sdtPr>
            <w:sdtContent>
              <w:ins w:author="Quyền Linh Pham van" w:id="0" w:date="2026-02-02T14:44:37Z">
                <w:sdt>
                  <w:sdtPr>
                    <w:id w:val="1241056710"/>
                    <w:tag w:val="goog_rdk_1584"/>
                  </w:sdtPr>
                  <w:sdtContent>
                    <w:del w:author="Alpharius" w:id="4" w:date="2026-02-03T17:54:28Z"/>
                  </w:sdtContent>
                </w:sdt>
              </w:ins>
              <w:sdt>
                <w:sdtPr>
                  <w:id w:val="739834442"/>
                  <w:tag w:val="goog_rdk_15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30096557"/>
        <w:tag w:val="goog_rdk_1590"/>
      </w:sdtPr>
      <w:sdtContent>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76229564"/>
              <w:tag w:val="goog_rdk_1587"/>
            </w:sdtPr>
            <w:sdtContent>
              <w:ins w:author="Quyền Linh Pham van" w:id="0" w:date="2026-02-02T14:44:37Z">
                <w:sdt>
                  <w:sdtPr>
                    <w:id w:val="714788343"/>
                    <w:tag w:val="goog_rdk_1588"/>
                  </w:sdtPr>
                  <w:sdtContent>
                    <w:del w:author="Alpharius" w:id="4" w:date="2026-02-03T17:54:28Z"/>
                  </w:sdtContent>
                </w:sdt>
              </w:ins>
              <w:sdt>
                <w:sdtPr>
                  <w:id w:val="-1112138860"/>
                  <w:tag w:val="goog_rdk_15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90153662"/>
        <w:tag w:val="goog_rdk_1594"/>
      </w:sdtPr>
      <w:sdtContent>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47526303"/>
              <w:tag w:val="goog_rdk_1591"/>
            </w:sdtPr>
            <w:sdtContent>
              <w:ins w:author="Quyền Linh Pham van" w:id="0" w:date="2026-02-02T14:44:37Z">
                <w:sdt>
                  <w:sdtPr>
                    <w:id w:val="1950472945"/>
                    <w:tag w:val="goog_rdk_1592"/>
                  </w:sdtPr>
                  <w:sdtContent>
                    <w:del w:author="Alpharius" w:id="4" w:date="2026-02-03T17:54:28Z"/>
                  </w:sdtContent>
                </w:sdt>
              </w:ins>
              <w:sdt>
                <w:sdtPr>
                  <w:id w:val="1482330283"/>
                  <w:tag w:val="goog_rdk_15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65037375"/>
        <w:tag w:val="goog_rdk_1598"/>
      </w:sdtPr>
      <w:sdtContent>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2380099"/>
              <w:tag w:val="goog_rdk_1595"/>
            </w:sdtPr>
            <w:sdtContent>
              <w:ins w:author="Quyền Linh Pham van" w:id="0" w:date="2026-02-02T14:44:37Z">
                <w:sdt>
                  <w:sdtPr>
                    <w:id w:val="-842791676"/>
                    <w:tag w:val="goog_rdk_1596"/>
                  </w:sdtPr>
                  <w:sdtContent>
                    <w:del w:author="Alpharius" w:id="4" w:date="2026-02-03T17:54:28Z"/>
                  </w:sdtContent>
                </w:sdt>
              </w:ins>
              <w:sdt>
                <w:sdtPr>
                  <w:id w:val="-1407562763"/>
                  <w:tag w:val="goog_rdk_15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12592115"/>
        <w:tag w:val="goog_rdk_1602"/>
      </w:sdtPr>
      <w:sdtContent>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7969381"/>
              <w:tag w:val="goog_rdk_1599"/>
            </w:sdtPr>
            <w:sdtContent>
              <w:ins w:author="Quyền Linh Pham van" w:id="0" w:date="2026-02-02T14:44:37Z">
                <w:sdt>
                  <w:sdtPr>
                    <w:id w:val="-1860153337"/>
                    <w:tag w:val="goog_rdk_1600"/>
                  </w:sdtPr>
                  <w:sdtContent>
                    <w:del w:author="Alpharius" w:id="4" w:date="2026-02-03T17:54:28Z"/>
                  </w:sdtContent>
                </w:sdt>
              </w:ins>
              <w:sdt>
                <w:sdtPr>
                  <w:id w:val="-466673338"/>
                  <w:tag w:val="goog_rdk_16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82286791"/>
        <w:tag w:val="goog_rdk_1606"/>
      </w:sdtPr>
      <w:sdtContent>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07324674"/>
              <w:tag w:val="goog_rdk_1603"/>
            </w:sdtPr>
            <w:sdtContent>
              <w:ins w:author="Quyền Linh Pham van" w:id="0" w:date="2026-02-02T14:44:37Z">
                <w:sdt>
                  <w:sdtPr>
                    <w:id w:val="1562239303"/>
                    <w:tag w:val="goog_rdk_1604"/>
                  </w:sdtPr>
                  <w:sdtContent>
                    <w:del w:author="Alpharius" w:id="4" w:date="2026-02-03T17:54:28Z"/>
                  </w:sdtContent>
                </w:sdt>
              </w:ins>
              <w:sdt>
                <w:sdtPr>
                  <w:id w:val="-1017828216"/>
                  <w:tag w:val="goog_rdk_16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35621995"/>
        <w:tag w:val="goog_rdk_1610"/>
      </w:sdtPr>
      <w:sdtContent>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4055549"/>
              <w:tag w:val="goog_rdk_1607"/>
            </w:sdtPr>
            <w:sdtContent>
              <w:ins w:author="Quyền Linh Pham van" w:id="0" w:date="2026-02-02T14:44:37Z">
                <w:sdt>
                  <w:sdtPr>
                    <w:id w:val="-699984490"/>
                    <w:tag w:val="goog_rdk_1608"/>
                  </w:sdtPr>
                  <w:sdtContent>
                    <w:del w:author="Alpharius" w:id="4" w:date="2026-02-03T17:54:28Z"/>
                  </w:sdtContent>
                </w:sdt>
              </w:ins>
              <w:sdt>
                <w:sdtPr>
                  <w:id w:val="505290797"/>
                  <w:tag w:val="goog_rdk_16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19601115"/>
        <w:tag w:val="goog_rdk_1614"/>
      </w:sdtPr>
      <w:sdtContent>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7502267"/>
              <w:tag w:val="goog_rdk_1611"/>
            </w:sdtPr>
            <w:sdtContent>
              <w:ins w:author="Quyền Linh Pham van" w:id="0" w:date="2026-02-02T14:44:37Z">
                <w:sdt>
                  <w:sdtPr>
                    <w:id w:val="-283483801"/>
                    <w:tag w:val="goog_rdk_1612"/>
                  </w:sdtPr>
                  <w:sdtContent>
                    <w:del w:author="Alpharius" w:id="4" w:date="2026-02-03T17:54:28Z"/>
                  </w:sdtContent>
                </w:sdt>
              </w:ins>
              <w:sdt>
                <w:sdtPr>
                  <w:id w:val="-1136982294"/>
                  <w:tag w:val="goog_rdk_16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09840690"/>
        <w:tag w:val="goog_rdk_1618"/>
      </w:sdtPr>
      <w:sdtContent>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49866379"/>
              <w:tag w:val="goog_rdk_1615"/>
            </w:sdtPr>
            <w:sdtContent>
              <w:ins w:author="Quyền Linh Pham van" w:id="0" w:date="2026-02-02T14:44:37Z">
                <w:sdt>
                  <w:sdtPr>
                    <w:id w:val="64677348"/>
                    <w:tag w:val="goog_rdk_1616"/>
                  </w:sdtPr>
                  <w:sdtContent>
                    <w:del w:author="Alpharius" w:id="4" w:date="2026-02-03T17:54:28Z"/>
                  </w:sdtContent>
                </w:sdt>
              </w:ins>
              <w:sdt>
                <w:sdtPr>
                  <w:id w:val="-1687795728"/>
                  <w:tag w:val="goog_rdk_16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52077906"/>
        <w:tag w:val="goog_rdk_1622"/>
      </w:sdtPr>
      <w:sdtContent>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8605444"/>
              <w:tag w:val="goog_rdk_1619"/>
            </w:sdtPr>
            <w:sdtContent>
              <w:ins w:author="Quyền Linh Pham van" w:id="0" w:date="2026-02-02T14:44:37Z">
                <w:sdt>
                  <w:sdtPr>
                    <w:id w:val="436660985"/>
                    <w:tag w:val="goog_rdk_1620"/>
                  </w:sdtPr>
                  <w:sdtContent>
                    <w:del w:author="Alpharius" w:id="4" w:date="2026-02-03T17:54:28Z"/>
                  </w:sdtContent>
                </w:sdt>
              </w:ins>
              <w:sdt>
                <w:sdtPr>
                  <w:id w:val="606991697"/>
                  <w:tag w:val="goog_rdk_16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20208779"/>
        <w:tag w:val="goog_rdk_1626"/>
      </w:sdtPr>
      <w:sdtContent>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65839859"/>
              <w:tag w:val="goog_rdk_1623"/>
            </w:sdtPr>
            <w:sdtContent>
              <w:ins w:author="Quyền Linh Pham van" w:id="0" w:date="2026-02-02T14:44:37Z">
                <w:sdt>
                  <w:sdtPr>
                    <w:id w:val="945988659"/>
                    <w:tag w:val="goog_rdk_1624"/>
                  </w:sdtPr>
                  <w:sdtContent>
                    <w:del w:author="Alpharius" w:id="4" w:date="2026-02-03T17:54:28Z"/>
                  </w:sdtContent>
                </w:sdt>
              </w:ins>
              <w:sdt>
                <w:sdtPr>
                  <w:id w:val="-1767853148"/>
                  <w:tag w:val="goog_rdk_16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44779481"/>
        <w:tag w:val="goog_rdk_1630"/>
      </w:sdtPr>
      <w:sdtContent>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45826958"/>
              <w:tag w:val="goog_rdk_1627"/>
            </w:sdtPr>
            <w:sdtContent>
              <w:ins w:author="Quyền Linh Pham van" w:id="0" w:date="2026-02-02T14:44:37Z">
                <w:sdt>
                  <w:sdtPr>
                    <w:id w:val="284815920"/>
                    <w:tag w:val="goog_rdk_1628"/>
                  </w:sdtPr>
                  <w:sdtContent>
                    <w:del w:author="Alpharius" w:id="4" w:date="2026-02-03T17:54:28Z"/>
                  </w:sdtContent>
                </w:sdt>
              </w:ins>
              <w:sdt>
                <w:sdtPr>
                  <w:id w:val="-1827813974"/>
                  <w:tag w:val="goog_rdk_16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67952928"/>
        <w:tag w:val="goog_rdk_1634"/>
      </w:sdtPr>
      <w:sdtContent>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25976113"/>
              <w:tag w:val="goog_rdk_1631"/>
            </w:sdtPr>
            <w:sdtContent>
              <w:ins w:author="Quyền Linh Pham van" w:id="0" w:date="2026-02-02T14:44:37Z">
                <w:sdt>
                  <w:sdtPr>
                    <w:id w:val="-994309634"/>
                    <w:tag w:val="goog_rdk_1632"/>
                  </w:sdtPr>
                  <w:sdtContent>
                    <w:del w:author="Alpharius" w:id="4" w:date="2026-02-03T17:54:28Z"/>
                  </w:sdtContent>
                </w:sdt>
              </w:ins>
              <w:sdt>
                <w:sdtPr>
                  <w:id w:val="2112030794"/>
                  <w:tag w:val="goog_rdk_16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36040020"/>
        <w:tag w:val="goog_rdk_1638"/>
      </w:sdtPr>
      <w:sdtContent>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04924737"/>
              <w:tag w:val="goog_rdk_1635"/>
            </w:sdtPr>
            <w:sdtContent>
              <w:ins w:author="Quyền Linh Pham van" w:id="0" w:date="2026-02-02T14:44:37Z">
                <w:sdt>
                  <w:sdtPr>
                    <w:id w:val="-157274738"/>
                    <w:tag w:val="goog_rdk_1636"/>
                  </w:sdtPr>
                  <w:sdtContent>
                    <w:del w:author="Alpharius" w:id="4" w:date="2026-02-03T17:54:28Z"/>
                  </w:sdtContent>
                </w:sdt>
              </w:ins>
              <w:sdt>
                <w:sdtPr>
                  <w:id w:val="-1250301287"/>
                  <w:tag w:val="goog_rdk_16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88307594"/>
        <w:tag w:val="goog_rdk_1642"/>
      </w:sdtPr>
      <w:sdtContent>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4498866"/>
              <w:tag w:val="goog_rdk_1639"/>
            </w:sdtPr>
            <w:sdtContent>
              <w:ins w:author="Quyền Linh Pham van" w:id="0" w:date="2026-02-02T14:44:37Z">
                <w:sdt>
                  <w:sdtPr>
                    <w:id w:val="1960502490"/>
                    <w:tag w:val="goog_rdk_1640"/>
                  </w:sdtPr>
                  <w:sdtContent>
                    <w:del w:author="Alpharius" w:id="4" w:date="2026-02-03T17:54:28Z"/>
                  </w:sdtContent>
                </w:sdt>
              </w:ins>
              <w:sdt>
                <w:sdtPr>
                  <w:id w:val="1368829503"/>
                  <w:tag w:val="goog_rdk_16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6835670"/>
        <w:tag w:val="goog_rdk_1646"/>
      </w:sdtPr>
      <w:sdtContent>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54846656"/>
              <w:tag w:val="goog_rdk_1643"/>
            </w:sdtPr>
            <w:sdtContent>
              <w:ins w:author="Quyền Linh Pham van" w:id="0" w:date="2026-02-02T14:44:37Z">
                <w:sdt>
                  <w:sdtPr>
                    <w:id w:val="-1613800172"/>
                    <w:tag w:val="goog_rdk_1644"/>
                  </w:sdtPr>
                  <w:sdtContent>
                    <w:del w:author="Alpharius" w:id="4" w:date="2026-02-03T17:54:28Z"/>
                  </w:sdtContent>
                </w:sdt>
              </w:ins>
              <w:sdt>
                <w:sdtPr>
                  <w:id w:val="-423920493"/>
                  <w:tag w:val="goog_rdk_16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38455907"/>
        <w:tag w:val="goog_rdk_1650"/>
      </w:sdtPr>
      <w:sdtContent>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7280393"/>
              <w:tag w:val="goog_rdk_1647"/>
            </w:sdtPr>
            <w:sdtContent>
              <w:ins w:author="Quyền Linh Pham van" w:id="0" w:date="2026-02-02T14:44:37Z">
                <w:sdt>
                  <w:sdtPr>
                    <w:id w:val="1113121640"/>
                    <w:tag w:val="goog_rdk_1648"/>
                  </w:sdtPr>
                  <w:sdtContent>
                    <w:del w:author="Alpharius" w:id="4" w:date="2026-02-03T17:54:28Z"/>
                  </w:sdtContent>
                </w:sdt>
              </w:ins>
              <w:sdt>
                <w:sdtPr>
                  <w:id w:val="-1887757520"/>
                  <w:tag w:val="goog_rdk_16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87314113"/>
        <w:tag w:val="goog_rdk_1654"/>
      </w:sdtPr>
      <w:sdtContent>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5096699"/>
              <w:tag w:val="goog_rdk_1651"/>
            </w:sdtPr>
            <w:sdtContent>
              <w:ins w:author="Quyền Linh Pham van" w:id="0" w:date="2026-02-02T14:44:37Z">
                <w:sdt>
                  <w:sdtPr>
                    <w:id w:val="-1945854575"/>
                    <w:tag w:val="goog_rdk_1652"/>
                  </w:sdtPr>
                  <w:sdtContent>
                    <w:del w:author="Alpharius" w:id="4" w:date="2026-02-03T17:54:28Z"/>
                  </w:sdtContent>
                </w:sdt>
              </w:ins>
              <w:sdt>
                <w:sdtPr>
                  <w:id w:val="468536422"/>
                  <w:tag w:val="goog_rdk_16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12395521"/>
        <w:tag w:val="goog_rdk_1658"/>
      </w:sdtPr>
      <w:sdtContent>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617112"/>
              <w:tag w:val="goog_rdk_1655"/>
            </w:sdtPr>
            <w:sdtContent>
              <w:ins w:author="Quyền Linh Pham van" w:id="0" w:date="2026-02-02T14:44:37Z">
                <w:sdt>
                  <w:sdtPr>
                    <w:id w:val="1042019158"/>
                    <w:tag w:val="goog_rdk_1656"/>
                  </w:sdtPr>
                  <w:sdtContent>
                    <w:del w:author="Alpharius" w:id="4" w:date="2026-02-03T17:54:28Z"/>
                  </w:sdtContent>
                </w:sdt>
              </w:ins>
              <w:sdt>
                <w:sdtPr>
                  <w:id w:val="-1752618489"/>
                  <w:tag w:val="goog_rdk_16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3168"/>
        <w:tag w:val="goog_rdk_1662"/>
      </w:sdtPr>
      <w:sdtContent>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0158824"/>
              <w:tag w:val="goog_rdk_1659"/>
            </w:sdtPr>
            <w:sdtContent>
              <w:ins w:author="Quyền Linh Pham van" w:id="0" w:date="2026-02-02T14:44:37Z">
                <w:sdt>
                  <w:sdtPr>
                    <w:id w:val="1043615847"/>
                    <w:tag w:val="goog_rdk_1660"/>
                  </w:sdtPr>
                  <w:sdtContent>
                    <w:del w:author="Alpharius" w:id="4" w:date="2026-02-03T17:54:28Z"/>
                  </w:sdtContent>
                </w:sdt>
              </w:ins>
              <w:sdt>
                <w:sdtPr>
                  <w:id w:val="-2143812966"/>
                  <w:tag w:val="goog_rdk_16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0866463"/>
        <w:tag w:val="goog_rdk_1666"/>
      </w:sdtPr>
      <w:sdtContent>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7889441"/>
              <w:tag w:val="goog_rdk_1663"/>
            </w:sdtPr>
            <w:sdtContent>
              <w:ins w:author="Quyền Linh Pham van" w:id="0" w:date="2026-02-02T14:44:37Z">
                <w:sdt>
                  <w:sdtPr>
                    <w:id w:val="-1365692894"/>
                    <w:tag w:val="goog_rdk_1664"/>
                  </w:sdtPr>
                  <w:sdtContent>
                    <w:del w:author="Alpharius" w:id="4" w:date="2026-02-03T17:54:28Z"/>
                  </w:sdtContent>
                </w:sdt>
              </w:ins>
              <w:sdt>
                <w:sdtPr>
                  <w:id w:val="-1028815155"/>
                  <w:tag w:val="goog_rdk_16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440177"/>
        <w:tag w:val="goog_rdk_1670"/>
      </w:sdtPr>
      <w:sdtContent>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8917926"/>
              <w:tag w:val="goog_rdk_1667"/>
            </w:sdtPr>
            <w:sdtContent>
              <w:ins w:author="Quyền Linh Pham van" w:id="0" w:date="2026-02-02T14:44:37Z">
                <w:sdt>
                  <w:sdtPr>
                    <w:id w:val="1553043221"/>
                    <w:tag w:val="goog_rdk_1668"/>
                  </w:sdtPr>
                  <w:sdtContent>
                    <w:del w:author="Alpharius" w:id="4" w:date="2026-02-03T17:54:28Z"/>
                  </w:sdtContent>
                </w:sdt>
              </w:ins>
              <w:sdt>
                <w:sdtPr>
                  <w:id w:val="1480086520"/>
                  <w:tag w:val="goog_rdk_16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25716389"/>
        <w:tag w:val="goog_rdk_1674"/>
      </w:sdtPr>
      <w:sdtContent>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10027569"/>
              <w:tag w:val="goog_rdk_1671"/>
            </w:sdtPr>
            <w:sdtContent>
              <w:ins w:author="Quyền Linh Pham van" w:id="0" w:date="2026-02-02T14:44:37Z">
                <w:sdt>
                  <w:sdtPr>
                    <w:id w:val="-394635399"/>
                    <w:tag w:val="goog_rdk_1672"/>
                  </w:sdtPr>
                  <w:sdtContent>
                    <w:del w:author="Alpharius" w:id="4" w:date="2026-02-03T17:54:28Z"/>
                  </w:sdtContent>
                </w:sdt>
              </w:ins>
              <w:sdt>
                <w:sdtPr>
                  <w:id w:val="-980408713"/>
                  <w:tag w:val="goog_rdk_16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41197622"/>
        <w:tag w:val="goog_rdk_1678"/>
      </w:sdtPr>
      <w:sdtContent>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4198357"/>
              <w:tag w:val="goog_rdk_1675"/>
            </w:sdtPr>
            <w:sdtContent>
              <w:ins w:author="Quyền Linh Pham van" w:id="0" w:date="2026-02-02T14:44:37Z">
                <w:sdt>
                  <w:sdtPr>
                    <w:id w:val="305345067"/>
                    <w:tag w:val="goog_rdk_1676"/>
                  </w:sdtPr>
                  <w:sdtContent>
                    <w:del w:author="Alpharius" w:id="4" w:date="2026-02-03T17:54:28Z"/>
                  </w:sdtContent>
                </w:sdt>
              </w:ins>
              <w:sdt>
                <w:sdtPr>
                  <w:id w:val="-1864023969"/>
                  <w:tag w:val="goog_rdk_16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08500358"/>
        <w:tag w:val="goog_rdk_1682"/>
      </w:sdtPr>
      <w:sdtContent>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1703617"/>
              <w:tag w:val="goog_rdk_1679"/>
            </w:sdtPr>
            <w:sdtContent>
              <w:ins w:author="Quyền Linh Pham van" w:id="0" w:date="2026-02-02T14:44:37Z">
                <w:sdt>
                  <w:sdtPr>
                    <w:id w:val="1202448843"/>
                    <w:tag w:val="goog_rdk_1680"/>
                  </w:sdtPr>
                  <w:sdtContent>
                    <w:del w:author="Alpharius" w:id="4" w:date="2026-02-03T17:54:28Z"/>
                  </w:sdtContent>
                </w:sdt>
              </w:ins>
              <w:sdt>
                <w:sdtPr>
                  <w:id w:val="1943982236"/>
                  <w:tag w:val="goog_rdk_16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06853365"/>
        <w:tag w:val="goog_rdk_1686"/>
      </w:sdtPr>
      <w:sdtContent>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43408016"/>
              <w:tag w:val="goog_rdk_1683"/>
            </w:sdtPr>
            <w:sdtContent>
              <w:ins w:author="Quyền Linh Pham van" w:id="0" w:date="2026-02-02T14:44:37Z">
                <w:sdt>
                  <w:sdtPr>
                    <w:id w:val="431777343"/>
                    <w:tag w:val="goog_rdk_1684"/>
                  </w:sdtPr>
                  <w:sdtContent>
                    <w:del w:author="Alpharius" w:id="4" w:date="2026-02-03T17:54:28Z"/>
                  </w:sdtContent>
                </w:sdt>
              </w:ins>
              <w:sdt>
                <w:sdtPr>
                  <w:id w:val="-997431886"/>
                  <w:tag w:val="goog_rdk_16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17722586"/>
        <w:tag w:val="goog_rdk_1690"/>
      </w:sdtPr>
      <w:sdtContent>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8457158"/>
              <w:tag w:val="goog_rdk_1687"/>
            </w:sdtPr>
            <w:sdtContent>
              <w:ins w:author="Quyền Linh Pham van" w:id="0" w:date="2026-02-02T14:44:37Z">
                <w:sdt>
                  <w:sdtPr>
                    <w:id w:val="-417745666"/>
                    <w:tag w:val="goog_rdk_1688"/>
                  </w:sdtPr>
                  <w:sdtContent>
                    <w:del w:author="Alpharius" w:id="4" w:date="2026-02-03T17:54:28Z"/>
                  </w:sdtContent>
                </w:sdt>
              </w:ins>
              <w:sdt>
                <w:sdtPr>
                  <w:id w:val="-1966032451"/>
                  <w:tag w:val="goog_rdk_16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38528947"/>
        <w:tag w:val="goog_rdk_1694"/>
      </w:sdtPr>
      <w:sdtContent>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99778081"/>
              <w:tag w:val="goog_rdk_1691"/>
            </w:sdtPr>
            <w:sdtContent>
              <w:ins w:author="Quyền Linh Pham van" w:id="0" w:date="2026-02-02T14:44:37Z">
                <w:sdt>
                  <w:sdtPr>
                    <w:id w:val="-1670459161"/>
                    <w:tag w:val="goog_rdk_1692"/>
                  </w:sdtPr>
                  <w:sdtContent>
                    <w:del w:author="Alpharius" w:id="4" w:date="2026-02-03T17:54:28Z"/>
                  </w:sdtContent>
                </w:sdt>
              </w:ins>
              <w:sdt>
                <w:sdtPr>
                  <w:id w:val="2126143749"/>
                  <w:tag w:val="goog_rdk_16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32824933"/>
        <w:tag w:val="goog_rdk_1698"/>
      </w:sdtPr>
      <w:sdtContent>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07473986"/>
              <w:tag w:val="goog_rdk_1695"/>
            </w:sdtPr>
            <w:sdtContent>
              <w:ins w:author="Quyền Linh Pham van" w:id="0" w:date="2026-02-02T14:44:37Z">
                <w:sdt>
                  <w:sdtPr>
                    <w:id w:val="1168116318"/>
                    <w:tag w:val="goog_rdk_1696"/>
                  </w:sdtPr>
                  <w:sdtContent>
                    <w:del w:author="Alpharius" w:id="4" w:date="2026-02-03T17:54:28Z"/>
                  </w:sdtContent>
                </w:sdt>
              </w:ins>
              <w:sdt>
                <w:sdtPr>
                  <w:id w:val="-740742250"/>
                  <w:tag w:val="goog_rdk_16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4118034"/>
        <w:tag w:val="goog_rdk_1702"/>
      </w:sdtPr>
      <w:sdtContent>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55560663"/>
              <w:tag w:val="goog_rdk_1699"/>
            </w:sdtPr>
            <w:sdtContent>
              <w:ins w:author="Quyền Linh Pham van" w:id="0" w:date="2026-02-02T14:44:37Z">
                <w:sdt>
                  <w:sdtPr>
                    <w:id w:val="-1387509899"/>
                    <w:tag w:val="goog_rdk_1700"/>
                  </w:sdtPr>
                  <w:sdtContent>
                    <w:del w:author="Alpharius" w:id="4" w:date="2026-02-03T17:54:28Z"/>
                  </w:sdtContent>
                </w:sdt>
              </w:ins>
              <w:sdt>
                <w:sdtPr>
                  <w:id w:val="505757694"/>
                  <w:tag w:val="goog_rdk_17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10972850"/>
        <w:tag w:val="goog_rdk_1706"/>
      </w:sdtPr>
      <w:sdtContent>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026243"/>
              <w:tag w:val="goog_rdk_1703"/>
            </w:sdtPr>
            <w:sdtContent>
              <w:ins w:author="Quyền Linh Pham van" w:id="0" w:date="2026-02-02T14:44:37Z">
                <w:sdt>
                  <w:sdtPr>
                    <w:id w:val="-285770810"/>
                    <w:tag w:val="goog_rdk_1704"/>
                  </w:sdtPr>
                  <w:sdtContent>
                    <w:del w:author="Alpharius" w:id="4" w:date="2026-02-03T17:54:28Z"/>
                  </w:sdtContent>
                </w:sdt>
              </w:ins>
              <w:sdt>
                <w:sdtPr>
                  <w:id w:val="-1296089050"/>
                  <w:tag w:val="goog_rdk_17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97722841"/>
        <w:tag w:val="goog_rdk_1710"/>
      </w:sdtPr>
      <w:sdtContent>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92653673"/>
              <w:tag w:val="goog_rdk_1707"/>
            </w:sdtPr>
            <w:sdtContent>
              <w:ins w:author="Quyền Linh Pham van" w:id="0" w:date="2026-02-02T14:44:37Z">
                <w:sdt>
                  <w:sdtPr>
                    <w:id w:val="-1674702119"/>
                    <w:tag w:val="goog_rdk_1708"/>
                  </w:sdtPr>
                  <w:sdtContent>
                    <w:del w:author="Alpharius" w:id="4" w:date="2026-02-03T17:54:28Z"/>
                  </w:sdtContent>
                </w:sdt>
              </w:ins>
              <w:sdt>
                <w:sdtPr>
                  <w:id w:val="-504430020"/>
                  <w:tag w:val="goog_rdk_17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6950466"/>
        <w:tag w:val="goog_rdk_1714"/>
      </w:sdtPr>
      <w:sdtContent>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8786867"/>
              <w:tag w:val="goog_rdk_1711"/>
            </w:sdtPr>
            <w:sdtContent>
              <w:ins w:author="Quyền Linh Pham van" w:id="0" w:date="2026-02-02T14:44:37Z">
                <w:sdt>
                  <w:sdtPr>
                    <w:id w:val="2141268009"/>
                    <w:tag w:val="goog_rdk_1712"/>
                  </w:sdtPr>
                  <w:sdtContent>
                    <w:del w:author="Alpharius" w:id="4" w:date="2026-02-03T17:54:28Z"/>
                  </w:sdtContent>
                </w:sdt>
              </w:ins>
              <w:sdt>
                <w:sdtPr>
                  <w:id w:val="210807152"/>
                  <w:tag w:val="goog_rdk_17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44163988"/>
        <w:tag w:val="goog_rdk_1718"/>
      </w:sdtPr>
      <w:sdtContent>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41753876"/>
              <w:tag w:val="goog_rdk_1715"/>
            </w:sdtPr>
            <w:sdtContent>
              <w:ins w:author="Quyền Linh Pham van" w:id="0" w:date="2026-02-02T14:44:37Z">
                <w:sdt>
                  <w:sdtPr>
                    <w:id w:val="-1460156601"/>
                    <w:tag w:val="goog_rdk_1716"/>
                  </w:sdtPr>
                  <w:sdtContent>
                    <w:del w:author="Alpharius" w:id="4" w:date="2026-02-03T17:54:28Z"/>
                  </w:sdtContent>
                </w:sdt>
              </w:ins>
              <w:sdt>
                <w:sdtPr>
                  <w:id w:val="1976970041"/>
                  <w:tag w:val="goog_rdk_17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38978759"/>
        <w:tag w:val="goog_rdk_1722"/>
      </w:sdtPr>
      <w:sdtContent>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2948560"/>
              <w:tag w:val="goog_rdk_1719"/>
            </w:sdtPr>
            <w:sdtContent>
              <w:ins w:author="Quyền Linh Pham van" w:id="0" w:date="2026-02-02T14:44:37Z">
                <w:sdt>
                  <w:sdtPr>
                    <w:id w:val="-216426251"/>
                    <w:tag w:val="goog_rdk_1720"/>
                  </w:sdtPr>
                  <w:sdtContent>
                    <w:del w:author="Alpharius" w:id="4" w:date="2026-02-03T17:54:28Z"/>
                  </w:sdtContent>
                </w:sdt>
              </w:ins>
              <w:sdt>
                <w:sdtPr>
                  <w:id w:val="1730514013"/>
                  <w:tag w:val="goog_rdk_17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55546967"/>
        <w:tag w:val="goog_rdk_1726"/>
      </w:sdtPr>
      <w:sdtContent>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3540596"/>
              <w:tag w:val="goog_rdk_1723"/>
            </w:sdtPr>
            <w:sdtContent>
              <w:ins w:author="Quyền Linh Pham van" w:id="0" w:date="2026-02-02T14:44:37Z">
                <w:sdt>
                  <w:sdtPr>
                    <w:id w:val="-1018452015"/>
                    <w:tag w:val="goog_rdk_1724"/>
                  </w:sdtPr>
                  <w:sdtContent>
                    <w:del w:author="Alpharius" w:id="4" w:date="2026-02-03T17:54:28Z"/>
                  </w:sdtContent>
                </w:sdt>
              </w:ins>
              <w:sdt>
                <w:sdtPr>
                  <w:id w:val="-1356176549"/>
                  <w:tag w:val="goog_rdk_17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77566251"/>
        <w:tag w:val="goog_rdk_1730"/>
      </w:sdtPr>
      <w:sdtContent>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3669833"/>
              <w:tag w:val="goog_rdk_1727"/>
            </w:sdtPr>
            <w:sdtContent>
              <w:ins w:author="Quyền Linh Pham van" w:id="0" w:date="2026-02-02T14:44:37Z">
                <w:sdt>
                  <w:sdtPr>
                    <w:id w:val="467152792"/>
                    <w:tag w:val="goog_rdk_1728"/>
                  </w:sdtPr>
                  <w:sdtContent>
                    <w:del w:author="Alpharius" w:id="4" w:date="2026-02-03T17:54:28Z"/>
                  </w:sdtContent>
                </w:sdt>
              </w:ins>
              <w:sdt>
                <w:sdtPr>
                  <w:id w:val="724265344"/>
                  <w:tag w:val="goog_rdk_17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11463934"/>
        <w:tag w:val="goog_rdk_1734"/>
      </w:sdtPr>
      <w:sdtContent>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0670229"/>
              <w:tag w:val="goog_rdk_1731"/>
            </w:sdtPr>
            <w:sdtContent>
              <w:ins w:author="Quyền Linh Pham van" w:id="0" w:date="2026-02-02T14:44:37Z">
                <w:sdt>
                  <w:sdtPr>
                    <w:id w:val="-10052657"/>
                    <w:tag w:val="goog_rdk_1732"/>
                  </w:sdtPr>
                  <w:sdtContent>
                    <w:del w:author="Alpharius" w:id="4" w:date="2026-02-03T17:54:28Z"/>
                  </w:sdtContent>
                </w:sdt>
              </w:ins>
              <w:sdt>
                <w:sdtPr>
                  <w:id w:val="580594215"/>
                  <w:tag w:val="goog_rdk_17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34317391"/>
        <w:tag w:val="goog_rdk_1738"/>
      </w:sdtPr>
      <w:sdtContent>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25339175"/>
              <w:tag w:val="goog_rdk_1735"/>
            </w:sdtPr>
            <w:sdtContent>
              <w:ins w:author="Quyền Linh Pham van" w:id="0" w:date="2026-02-02T14:44:37Z">
                <w:sdt>
                  <w:sdtPr>
                    <w:id w:val="1826694216"/>
                    <w:tag w:val="goog_rdk_1736"/>
                  </w:sdtPr>
                  <w:sdtContent>
                    <w:del w:author="Alpharius" w:id="4" w:date="2026-02-03T17:54:28Z"/>
                  </w:sdtContent>
                </w:sdt>
              </w:ins>
              <w:sdt>
                <w:sdtPr>
                  <w:id w:val="351082244"/>
                  <w:tag w:val="goog_rdk_17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67110523"/>
        <w:tag w:val="goog_rdk_1742"/>
      </w:sdtPr>
      <w:sdtContent>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95823482"/>
              <w:tag w:val="goog_rdk_1739"/>
            </w:sdtPr>
            <w:sdtContent>
              <w:ins w:author="Quyền Linh Pham van" w:id="0" w:date="2026-02-02T14:44:37Z">
                <w:sdt>
                  <w:sdtPr>
                    <w:id w:val="1024046684"/>
                    <w:tag w:val="goog_rdk_1740"/>
                  </w:sdtPr>
                  <w:sdtContent>
                    <w:del w:author="Alpharius" w:id="4" w:date="2026-02-03T17:54:28Z"/>
                  </w:sdtContent>
                </w:sdt>
              </w:ins>
              <w:sdt>
                <w:sdtPr>
                  <w:id w:val="-919169411"/>
                  <w:tag w:val="goog_rdk_17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61581034"/>
        <w:tag w:val="goog_rdk_1746"/>
      </w:sdtPr>
      <w:sdtContent>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54990442"/>
              <w:tag w:val="goog_rdk_1743"/>
            </w:sdtPr>
            <w:sdtContent>
              <w:ins w:author="Quyền Linh Pham van" w:id="0" w:date="2026-02-02T14:44:37Z">
                <w:sdt>
                  <w:sdtPr>
                    <w:id w:val="-588246645"/>
                    <w:tag w:val="goog_rdk_1744"/>
                  </w:sdtPr>
                  <w:sdtContent>
                    <w:del w:author="Alpharius" w:id="4" w:date="2026-02-03T17:54:28Z"/>
                  </w:sdtContent>
                </w:sdt>
              </w:ins>
              <w:sdt>
                <w:sdtPr>
                  <w:id w:val="441305660"/>
                  <w:tag w:val="goog_rdk_17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74943942"/>
        <w:tag w:val="goog_rdk_1750"/>
      </w:sdtPr>
      <w:sdtContent>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08097442"/>
              <w:tag w:val="goog_rdk_1747"/>
            </w:sdtPr>
            <w:sdtContent>
              <w:ins w:author="Quyền Linh Pham van" w:id="0" w:date="2026-02-02T14:44:37Z">
                <w:sdt>
                  <w:sdtPr>
                    <w:id w:val="697780625"/>
                    <w:tag w:val="goog_rdk_1748"/>
                  </w:sdtPr>
                  <w:sdtContent>
                    <w:del w:author="Alpharius" w:id="4" w:date="2026-02-03T17:54:28Z"/>
                  </w:sdtContent>
                </w:sdt>
              </w:ins>
              <w:sdt>
                <w:sdtPr>
                  <w:id w:val="288237953"/>
                  <w:tag w:val="goog_rdk_17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00819942"/>
        <w:tag w:val="goog_rdk_1754"/>
      </w:sdtPr>
      <w:sdtContent>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95400335"/>
              <w:tag w:val="goog_rdk_1751"/>
            </w:sdtPr>
            <w:sdtContent>
              <w:ins w:author="Quyền Linh Pham van" w:id="0" w:date="2026-02-02T14:44:37Z">
                <w:sdt>
                  <w:sdtPr>
                    <w:id w:val="-1551822031"/>
                    <w:tag w:val="goog_rdk_1752"/>
                  </w:sdtPr>
                  <w:sdtContent>
                    <w:del w:author="Alpharius" w:id="4" w:date="2026-02-03T17:54:28Z"/>
                  </w:sdtContent>
                </w:sdt>
              </w:ins>
              <w:sdt>
                <w:sdtPr>
                  <w:id w:val="1588408311"/>
                  <w:tag w:val="goog_rdk_17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55169911"/>
        <w:tag w:val="goog_rdk_1758"/>
      </w:sdtPr>
      <w:sdtContent>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566911"/>
              <w:tag w:val="goog_rdk_1755"/>
            </w:sdtPr>
            <w:sdtContent>
              <w:ins w:author="Quyền Linh Pham van" w:id="0" w:date="2026-02-02T14:44:37Z">
                <w:sdt>
                  <w:sdtPr>
                    <w:id w:val="1254723019"/>
                    <w:tag w:val="goog_rdk_1756"/>
                  </w:sdtPr>
                  <w:sdtContent>
                    <w:del w:author="Alpharius" w:id="4" w:date="2026-02-03T17:54:28Z"/>
                  </w:sdtContent>
                </w:sdt>
              </w:ins>
              <w:sdt>
                <w:sdtPr>
                  <w:id w:val="1966583759"/>
                  <w:tag w:val="goog_rdk_17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72269920"/>
        <w:tag w:val="goog_rdk_1762"/>
      </w:sdtPr>
      <w:sdtContent>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67142303"/>
              <w:tag w:val="goog_rdk_1759"/>
            </w:sdtPr>
            <w:sdtContent>
              <w:ins w:author="Quyền Linh Pham van" w:id="0" w:date="2026-02-02T14:44:37Z">
                <w:sdt>
                  <w:sdtPr>
                    <w:id w:val="-532778293"/>
                    <w:tag w:val="goog_rdk_1760"/>
                  </w:sdtPr>
                  <w:sdtContent>
                    <w:del w:author="Alpharius" w:id="4" w:date="2026-02-03T17:54:28Z"/>
                  </w:sdtContent>
                </w:sdt>
              </w:ins>
              <w:sdt>
                <w:sdtPr>
                  <w:id w:val="933926819"/>
                  <w:tag w:val="goog_rdk_17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62549543"/>
        <w:tag w:val="goog_rdk_1766"/>
      </w:sdtPr>
      <w:sdtContent>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7658124"/>
              <w:tag w:val="goog_rdk_1763"/>
            </w:sdtPr>
            <w:sdtContent>
              <w:ins w:author="Quyền Linh Pham van" w:id="0" w:date="2026-02-02T14:44:37Z">
                <w:sdt>
                  <w:sdtPr>
                    <w:id w:val="464049770"/>
                    <w:tag w:val="goog_rdk_1764"/>
                  </w:sdtPr>
                  <w:sdtContent>
                    <w:del w:author="Alpharius" w:id="4" w:date="2026-02-03T17:54:28Z"/>
                  </w:sdtContent>
                </w:sdt>
              </w:ins>
              <w:sdt>
                <w:sdtPr>
                  <w:id w:val="195047757"/>
                  <w:tag w:val="goog_rdk_17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73921419"/>
        <w:tag w:val="goog_rdk_1770"/>
      </w:sdtPr>
      <w:sdtContent>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2465113"/>
              <w:tag w:val="goog_rdk_1767"/>
            </w:sdtPr>
            <w:sdtContent>
              <w:ins w:author="Quyền Linh Pham van" w:id="0" w:date="2026-02-02T14:44:37Z">
                <w:sdt>
                  <w:sdtPr>
                    <w:id w:val="-442964298"/>
                    <w:tag w:val="goog_rdk_1768"/>
                  </w:sdtPr>
                  <w:sdtContent>
                    <w:del w:author="Alpharius" w:id="4" w:date="2026-02-03T17:54:28Z"/>
                  </w:sdtContent>
                </w:sdt>
              </w:ins>
              <w:sdt>
                <w:sdtPr>
                  <w:id w:val="-939709473"/>
                  <w:tag w:val="goog_rdk_17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26513470"/>
        <w:tag w:val="goog_rdk_1774"/>
      </w:sdtPr>
      <w:sdtContent>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11565982"/>
              <w:tag w:val="goog_rdk_1771"/>
            </w:sdtPr>
            <w:sdtContent>
              <w:ins w:author="Quyền Linh Pham van" w:id="0" w:date="2026-02-02T14:44:37Z">
                <w:sdt>
                  <w:sdtPr>
                    <w:id w:val="2041009834"/>
                    <w:tag w:val="goog_rdk_1772"/>
                  </w:sdtPr>
                  <w:sdtContent>
                    <w:del w:author="Alpharius" w:id="4" w:date="2026-02-03T17:54:28Z"/>
                  </w:sdtContent>
                </w:sdt>
              </w:ins>
              <w:sdt>
                <w:sdtPr>
                  <w:id w:val="1818686872"/>
                  <w:tag w:val="goog_rdk_17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81133922"/>
        <w:tag w:val="goog_rdk_1778"/>
      </w:sdtPr>
      <w:sdtContent>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95092991"/>
              <w:tag w:val="goog_rdk_1775"/>
            </w:sdtPr>
            <w:sdtContent>
              <w:ins w:author="Quyền Linh Pham van" w:id="0" w:date="2026-02-02T14:44:37Z">
                <w:sdt>
                  <w:sdtPr>
                    <w:id w:val="-544187114"/>
                    <w:tag w:val="goog_rdk_1776"/>
                  </w:sdtPr>
                  <w:sdtContent>
                    <w:del w:author="Alpharius" w:id="4" w:date="2026-02-03T17:54:28Z"/>
                  </w:sdtContent>
                </w:sdt>
              </w:ins>
              <w:sdt>
                <w:sdtPr>
                  <w:id w:val="1339505664"/>
                  <w:tag w:val="goog_rdk_17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57900488"/>
        <w:tag w:val="goog_rdk_1782"/>
      </w:sdtPr>
      <w:sdtContent>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2661805"/>
              <w:tag w:val="goog_rdk_1779"/>
            </w:sdtPr>
            <w:sdtContent>
              <w:ins w:author="Quyền Linh Pham van" w:id="0" w:date="2026-02-02T14:44:37Z">
                <w:sdt>
                  <w:sdtPr>
                    <w:id w:val="-1408731172"/>
                    <w:tag w:val="goog_rdk_1780"/>
                  </w:sdtPr>
                  <w:sdtContent>
                    <w:del w:author="Alpharius" w:id="4" w:date="2026-02-03T17:54:28Z"/>
                  </w:sdtContent>
                </w:sdt>
              </w:ins>
              <w:sdt>
                <w:sdtPr>
                  <w:id w:val="-738815277"/>
                  <w:tag w:val="goog_rdk_17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09682377"/>
        <w:tag w:val="goog_rdk_1786"/>
      </w:sdtPr>
      <w:sdtContent>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51562193"/>
              <w:tag w:val="goog_rdk_1783"/>
            </w:sdtPr>
            <w:sdtContent>
              <w:ins w:author="Quyền Linh Pham van" w:id="0" w:date="2026-02-02T14:44:37Z">
                <w:sdt>
                  <w:sdtPr>
                    <w:id w:val="-403481537"/>
                    <w:tag w:val="goog_rdk_1784"/>
                  </w:sdtPr>
                  <w:sdtContent>
                    <w:del w:author="Alpharius" w:id="4" w:date="2026-02-03T17:54:28Z"/>
                  </w:sdtContent>
                </w:sdt>
              </w:ins>
              <w:sdt>
                <w:sdtPr>
                  <w:id w:val="76191323"/>
                  <w:tag w:val="goog_rdk_17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31982725"/>
        <w:tag w:val="goog_rdk_1790"/>
      </w:sdtPr>
      <w:sdtContent>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815053"/>
              <w:tag w:val="goog_rdk_1787"/>
            </w:sdtPr>
            <w:sdtContent>
              <w:ins w:author="Quyền Linh Pham van" w:id="0" w:date="2026-02-02T14:44:37Z">
                <w:sdt>
                  <w:sdtPr>
                    <w:id w:val="872005631"/>
                    <w:tag w:val="goog_rdk_1788"/>
                  </w:sdtPr>
                  <w:sdtContent>
                    <w:del w:author="Alpharius" w:id="4" w:date="2026-02-03T17:54:28Z"/>
                  </w:sdtContent>
                </w:sdt>
              </w:ins>
              <w:sdt>
                <w:sdtPr>
                  <w:id w:val="-2041442164"/>
                  <w:tag w:val="goog_rdk_17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35615176"/>
        <w:tag w:val="goog_rdk_1794"/>
      </w:sdtPr>
      <w:sdtContent>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5518931"/>
              <w:tag w:val="goog_rdk_1791"/>
            </w:sdtPr>
            <w:sdtContent>
              <w:ins w:author="Quyền Linh Pham van" w:id="0" w:date="2026-02-02T14:44:37Z">
                <w:sdt>
                  <w:sdtPr>
                    <w:id w:val="1234890069"/>
                    <w:tag w:val="goog_rdk_1792"/>
                  </w:sdtPr>
                  <w:sdtContent>
                    <w:del w:author="Alpharius" w:id="4" w:date="2026-02-03T17:54:28Z"/>
                  </w:sdtContent>
                </w:sdt>
              </w:ins>
              <w:sdt>
                <w:sdtPr>
                  <w:id w:val="191098950"/>
                  <w:tag w:val="goog_rdk_17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02623933"/>
        <w:tag w:val="goog_rdk_1798"/>
      </w:sdtPr>
      <w:sdtContent>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731286"/>
              <w:tag w:val="goog_rdk_1795"/>
            </w:sdtPr>
            <w:sdtContent>
              <w:ins w:author="Quyền Linh Pham van" w:id="0" w:date="2026-02-02T14:44:37Z">
                <w:sdt>
                  <w:sdtPr>
                    <w:id w:val="1342391459"/>
                    <w:tag w:val="goog_rdk_1796"/>
                  </w:sdtPr>
                  <w:sdtContent>
                    <w:del w:author="Alpharius" w:id="4" w:date="2026-02-03T17:54:28Z"/>
                  </w:sdtContent>
                </w:sdt>
              </w:ins>
              <w:sdt>
                <w:sdtPr>
                  <w:id w:val="751573381"/>
                  <w:tag w:val="goog_rdk_17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3702789"/>
        <w:tag w:val="goog_rdk_1802"/>
      </w:sdtPr>
      <w:sdtContent>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68020221"/>
              <w:tag w:val="goog_rdk_1799"/>
            </w:sdtPr>
            <w:sdtContent>
              <w:ins w:author="Quyền Linh Pham van" w:id="0" w:date="2026-02-02T14:44:37Z">
                <w:sdt>
                  <w:sdtPr>
                    <w:id w:val="-1133961974"/>
                    <w:tag w:val="goog_rdk_1800"/>
                  </w:sdtPr>
                  <w:sdtContent>
                    <w:del w:author="Alpharius" w:id="4" w:date="2026-02-03T17:54:28Z"/>
                  </w:sdtContent>
                </w:sdt>
              </w:ins>
              <w:sdt>
                <w:sdtPr>
                  <w:id w:val="368271691"/>
                  <w:tag w:val="goog_rdk_18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49369543"/>
        <w:tag w:val="goog_rdk_1806"/>
      </w:sdtPr>
      <w:sdtContent>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28030683"/>
              <w:tag w:val="goog_rdk_1803"/>
            </w:sdtPr>
            <w:sdtContent>
              <w:ins w:author="Quyền Linh Pham van" w:id="0" w:date="2026-02-02T14:44:37Z">
                <w:sdt>
                  <w:sdtPr>
                    <w:id w:val="-1313492397"/>
                    <w:tag w:val="goog_rdk_1804"/>
                  </w:sdtPr>
                  <w:sdtContent>
                    <w:del w:author="Alpharius" w:id="4" w:date="2026-02-03T17:54:28Z"/>
                  </w:sdtContent>
                </w:sdt>
              </w:ins>
              <w:sdt>
                <w:sdtPr>
                  <w:id w:val="916339672"/>
                  <w:tag w:val="goog_rdk_18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22379570"/>
        <w:tag w:val="goog_rdk_1810"/>
      </w:sdtPr>
      <w:sdtContent>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28399185"/>
              <w:tag w:val="goog_rdk_1807"/>
            </w:sdtPr>
            <w:sdtContent>
              <w:ins w:author="Quyền Linh Pham van" w:id="0" w:date="2026-02-02T14:44:37Z">
                <w:sdt>
                  <w:sdtPr>
                    <w:id w:val="-1005582860"/>
                    <w:tag w:val="goog_rdk_1808"/>
                  </w:sdtPr>
                  <w:sdtContent>
                    <w:del w:author="Alpharius" w:id="4" w:date="2026-02-03T17:54:28Z"/>
                  </w:sdtContent>
                </w:sdt>
              </w:ins>
              <w:sdt>
                <w:sdtPr>
                  <w:id w:val="406318014"/>
                  <w:tag w:val="goog_rdk_18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77911019"/>
        <w:tag w:val="goog_rdk_1814"/>
      </w:sdtPr>
      <w:sdtContent>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1503236"/>
              <w:tag w:val="goog_rdk_1811"/>
            </w:sdtPr>
            <w:sdtContent>
              <w:ins w:author="Quyền Linh Pham van" w:id="0" w:date="2026-02-02T14:44:37Z">
                <w:sdt>
                  <w:sdtPr>
                    <w:id w:val="1354490410"/>
                    <w:tag w:val="goog_rdk_1812"/>
                  </w:sdtPr>
                  <w:sdtContent>
                    <w:del w:author="Alpharius" w:id="4" w:date="2026-02-03T17:54:28Z"/>
                  </w:sdtContent>
                </w:sdt>
              </w:ins>
              <w:sdt>
                <w:sdtPr>
                  <w:id w:val="720780264"/>
                  <w:tag w:val="goog_rdk_18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18774912"/>
        <w:tag w:val="goog_rdk_1818"/>
      </w:sdtPr>
      <w:sdtContent>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20008703"/>
              <w:tag w:val="goog_rdk_1815"/>
            </w:sdtPr>
            <w:sdtContent>
              <w:ins w:author="Quyền Linh Pham van" w:id="0" w:date="2026-02-02T14:44:37Z">
                <w:sdt>
                  <w:sdtPr>
                    <w:id w:val="333934407"/>
                    <w:tag w:val="goog_rdk_1816"/>
                  </w:sdtPr>
                  <w:sdtContent>
                    <w:del w:author="Alpharius" w:id="4" w:date="2026-02-03T17:54:28Z"/>
                  </w:sdtContent>
                </w:sdt>
              </w:ins>
              <w:sdt>
                <w:sdtPr>
                  <w:id w:val="-1553721995"/>
                  <w:tag w:val="goog_rdk_18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44554050"/>
        <w:tag w:val="goog_rdk_1822"/>
      </w:sdtPr>
      <w:sdtContent>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76843599"/>
              <w:tag w:val="goog_rdk_1819"/>
            </w:sdtPr>
            <w:sdtContent>
              <w:ins w:author="Quyền Linh Pham van" w:id="0" w:date="2026-02-02T14:44:37Z">
                <w:sdt>
                  <w:sdtPr>
                    <w:id w:val="-1967784338"/>
                    <w:tag w:val="goog_rdk_1820"/>
                  </w:sdtPr>
                  <w:sdtContent>
                    <w:del w:author="Alpharius" w:id="4" w:date="2026-02-03T17:54:28Z"/>
                  </w:sdtContent>
                </w:sdt>
              </w:ins>
              <w:sdt>
                <w:sdtPr>
                  <w:id w:val="1498379454"/>
                  <w:tag w:val="goog_rdk_18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9167704"/>
        <w:tag w:val="goog_rdk_1826"/>
      </w:sdtPr>
      <w:sdtContent>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0248524"/>
              <w:tag w:val="goog_rdk_1823"/>
            </w:sdtPr>
            <w:sdtContent>
              <w:ins w:author="Quyền Linh Pham van" w:id="0" w:date="2026-02-02T14:44:37Z">
                <w:sdt>
                  <w:sdtPr>
                    <w:id w:val="-363398106"/>
                    <w:tag w:val="goog_rdk_1824"/>
                  </w:sdtPr>
                  <w:sdtContent>
                    <w:del w:author="Alpharius" w:id="4" w:date="2026-02-03T17:54:28Z"/>
                  </w:sdtContent>
                </w:sdt>
              </w:ins>
              <w:sdt>
                <w:sdtPr>
                  <w:id w:val="-1708027186"/>
                  <w:tag w:val="goog_rdk_18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63134023"/>
        <w:tag w:val="goog_rdk_1830"/>
      </w:sdtPr>
      <w:sdtContent>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4525534"/>
              <w:tag w:val="goog_rdk_1827"/>
            </w:sdtPr>
            <w:sdtContent>
              <w:ins w:author="Quyền Linh Pham van" w:id="0" w:date="2026-02-02T14:44:37Z">
                <w:sdt>
                  <w:sdtPr>
                    <w:id w:val="-612091925"/>
                    <w:tag w:val="goog_rdk_1828"/>
                  </w:sdtPr>
                  <w:sdtContent>
                    <w:del w:author="Alpharius" w:id="4" w:date="2026-02-03T17:54:28Z"/>
                  </w:sdtContent>
                </w:sdt>
              </w:ins>
              <w:sdt>
                <w:sdtPr>
                  <w:id w:val="1798195660"/>
                  <w:tag w:val="goog_rdk_18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45687303"/>
        <w:tag w:val="goog_rdk_1834"/>
      </w:sdtPr>
      <w:sdtContent>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2009398"/>
              <w:tag w:val="goog_rdk_1831"/>
            </w:sdtPr>
            <w:sdtContent>
              <w:ins w:author="Quyền Linh Pham van" w:id="0" w:date="2026-02-02T14:44:37Z">
                <w:sdt>
                  <w:sdtPr>
                    <w:id w:val="-1097144915"/>
                    <w:tag w:val="goog_rdk_1832"/>
                  </w:sdtPr>
                  <w:sdtContent>
                    <w:del w:author="Alpharius" w:id="4" w:date="2026-02-03T17:54:28Z"/>
                  </w:sdtContent>
                </w:sdt>
              </w:ins>
              <w:sdt>
                <w:sdtPr>
                  <w:id w:val="905576460"/>
                  <w:tag w:val="goog_rdk_18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53443818"/>
        <w:tag w:val="goog_rdk_1838"/>
      </w:sdtPr>
      <w:sdtContent>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32460931"/>
              <w:tag w:val="goog_rdk_1835"/>
            </w:sdtPr>
            <w:sdtContent>
              <w:ins w:author="Quyền Linh Pham van" w:id="0" w:date="2026-02-02T14:44:37Z">
                <w:sdt>
                  <w:sdtPr>
                    <w:id w:val="1843858550"/>
                    <w:tag w:val="goog_rdk_1836"/>
                  </w:sdtPr>
                  <w:sdtContent>
                    <w:del w:author="Alpharius" w:id="4" w:date="2026-02-03T17:54:28Z"/>
                  </w:sdtContent>
                </w:sdt>
              </w:ins>
              <w:sdt>
                <w:sdtPr>
                  <w:id w:val="143895032"/>
                  <w:tag w:val="goog_rdk_18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09059270"/>
        <w:tag w:val="goog_rdk_1842"/>
      </w:sdtPr>
      <w:sdtContent>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11534767"/>
              <w:tag w:val="goog_rdk_1839"/>
            </w:sdtPr>
            <w:sdtContent>
              <w:ins w:author="Quyền Linh Pham van" w:id="0" w:date="2026-02-02T14:44:37Z">
                <w:sdt>
                  <w:sdtPr>
                    <w:id w:val="1542015651"/>
                    <w:tag w:val="goog_rdk_1840"/>
                  </w:sdtPr>
                  <w:sdtContent>
                    <w:del w:author="Alpharius" w:id="4" w:date="2026-02-03T17:54:28Z"/>
                  </w:sdtContent>
                </w:sdt>
              </w:ins>
              <w:sdt>
                <w:sdtPr>
                  <w:id w:val="-1375032846"/>
                  <w:tag w:val="goog_rdk_18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52947210"/>
        <w:tag w:val="goog_rdk_1846"/>
      </w:sdtPr>
      <w:sdtContent>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8254959"/>
              <w:tag w:val="goog_rdk_1843"/>
            </w:sdtPr>
            <w:sdtContent>
              <w:ins w:author="Quyền Linh Pham van" w:id="0" w:date="2026-02-02T14:44:37Z">
                <w:sdt>
                  <w:sdtPr>
                    <w:id w:val="-1868882992"/>
                    <w:tag w:val="goog_rdk_1844"/>
                  </w:sdtPr>
                  <w:sdtContent>
                    <w:del w:author="Alpharius" w:id="4" w:date="2026-02-03T17:54:28Z"/>
                  </w:sdtContent>
                </w:sdt>
              </w:ins>
              <w:sdt>
                <w:sdtPr>
                  <w:id w:val="113155608"/>
                  <w:tag w:val="goog_rdk_18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46664361"/>
        <w:tag w:val="goog_rdk_1850"/>
      </w:sdtPr>
      <w:sdtContent>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1380926"/>
              <w:tag w:val="goog_rdk_1847"/>
            </w:sdtPr>
            <w:sdtContent>
              <w:ins w:author="Quyền Linh Pham van" w:id="0" w:date="2026-02-02T14:44:37Z">
                <w:sdt>
                  <w:sdtPr>
                    <w:id w:val="-1656877681"/>
                    <w:tag w:val="goog_rdk_1848"/>
                  </w:sdtPr>
                  <w:sdtContent>
                    <w:del w:author="Alpharius" w:id="4" w:date="2026-02-03T17:54:28Z"/>
                  </w:sdtContent>
                </w:sdt>
              </w:ins>
              <w:sdt>
                <w:sdtPr>
                  <w:id w:val="1156146860"/>
                  <w:tag w:val="goog_rdk_18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45377142"/>
        <w:tag w:val="goog_rdk_1854"/>
      </w:sdtPr>
      <w:sdtContent>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29133349"/>
              <w:tag w:val="goog_rdk_1851"/>
            </w:sdtPr>
            <w:sdtContent>
              <w:ins w:author="Quyền Linh Pham van" w:id="0" w:date="2026-02-02T14:44:37Z">
                <w:sdt>
                  <w:sdtPr>
                    <w:id w:val="-1068069444"/>
                    <w:tag w:val="goog_rdk_1852"/>
                  </w:sdtPr>
                  <w:sdtContent>
                    <w:del w:author="Alpharius" w:id="4" w:date="2026-02-03T17:54:28Z"/>
                  </w:sdtContent>
                </w:sdt>
              </w:ins>
              <w:sdt>
                <w:sdtPr>
                  <w:id w:val="1997663636"/>
                  <w:tag w:val="goog_rdk_18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937050"/>
        <w:tag w:val="goog_rdk_1858"/>
      </w:sdtPr>
      <w:sdtContent>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0906146"/>
              <w:tag w:val="goog_rdk_1855"/>
            </w:sdtPr>
            <w:sdtContent>
              <w:ins w:author="Quyền Linh Pham van" w:id="0" w:date="2026-02-02T14:44:37Z">
                <w:sdt>
                  <w:sdtPr>
                    <w:id w:val="1834172463"/>
                    <w:tag w:val="goog_rdk_1856"/>
                  </w:sdtPr>
                  <w:sdtContent>
                    <w:del w:author="Alpharius" w:id="4" w:date="2026-02-03T17:54:28Z"/>
                  </w:sdtContent>
                </w:sdt>
              </w:ins>
              <w:sdt>
                <w:sdtPr>
                  <w:id w:val="159416809"/>
                  <w:tag w:val="goog_rdk_18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26141446"/>
        <w:tag w:val="goog_rdk_1862"/>
      </w:sdtPr>
      <w:sdtContent>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59128095"/>
              <w:tag w:val="goog_rdk_1859"/>
            </w:sdtPr>
            <w:sdtContent>
              <w:ins w:author="Quyền Linh Pham van" w:id="0" w:date="2026-02-02T14:44:37Z">
                <w:sdt>
                  <w:sdtPr>
                    <w:id w:val="1934493160"/>
                    <w:tag w:val="goog_rdk_1860"/>
                  </w:sdtPr>
                  <w:sdtContent>
                    <w:del w:author="Alpharius" w:id="4" w:date="2026-02-03T17:54:28Z"/>
                  </w:sdtContent>
                </w:sdt>
              </w:ins>
              <w:sdt>
                <w:sdtPr>
                  <w:id w:val="1647562141"/>
                  <w:tag w:val="goog_rdk_18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0625307"/>
        <w:tag w:val="goog_rdk_1866"/>
      </w:sdtPr>
      <w:sdtContent>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50962449"/>
              <w:tag w:val="goog_rdk_1863"/>
            </w:sdtPr>
            <w:sdtContent>
              <w:ins w:author="Quyền Linh Pham van" w:id="0" w:date="2026-02-02T14:44:37Z">
                <w:sdt>
                  <w:sdtPr>
                    <w:id w:val="1988895358"/>
                    <w:tag w:val="goog_rdk_1864"/>
                  </w:sdtPr>
                  <w:sdtContent>
                    <w:del w:author="Alpharius" w:id="4" w:date="2026-02-03T17:54:28Z"/>
                  </w:sdtContent>
                </w:sdt>
              </w:ins>
              <w:sdt>
                <w:sdtPr>
                  <w:id w:val="1013429234"/>
                  <w:tag w:val="goog_rdk_18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3551620"/>
        <w:tag w:val="goog_rdk_1870"/>
      </w:sdtPr>
      <w:sdtContent>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4745326"/>
              <w:tag w:val="goog_rdk_1867"/>
            </w:sdtPr>
            <w:sdtContent>
              <w:ins w:author="Quyền Linh Pham van" w:id="0" w:date="2026-02-02T14:44:37Z">
                <w:sdt>
                  <w:sdtPr>
                    <w:id w:val="656878437"/>
                    <w:tag w:val="goog_rdk_1868"/>
                  </w:sdtPr>
                  <w:sdtContent>
                    <w:del w:author="Alpharius" w:id="4" w:date="2026-02-03T17:54:28Z"/>
                  </w:sdtContent>
                </w:sdt>
              </w:ins>
              <w:sdt>
                <w:sdtPr>
                  <w:id w:val="163423159"/>
                  <w:tag w:val="goog_rdk_18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10383179"/>
        <w:tag w:val="goog_rdk_1874"/>
      </w:sdtPr>
      <w:sdtContent>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3097333"/>
              <w:tag w:val="goog_rdk_1871"/>
            </w:sdtPr>
            <w:sdtContent>
              <w:ins w:author="Quyền Linh Pham van" w:id="0" w:date="2026-02-02T14:44:37Z">
                <w:sdt>
                  <w:sdtPr>
                    <w:id w:val="249081652"/>
                    <w:tag w:val="goog_rdk_1872"/>
                  </w:sdtPr>
                  <w:sdtContent>
                    <w:del w:author="Alpharius" w:id="4" w:date="2026-02-03T17:54:28Z"/>
                  </w:sdtContent>
                </w:sdt>
              </w:ins>
              <w:sdt>
                <w:sdtPr>
                  <w:id w:val="62925687"/>
                  <w:tag w:val="goog_rdk_18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76734695"/>
        <w:tag w:val="goog_rdk_1878"/>
      </w:sdtPr>
      <w:sdtContent>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7572617"/>
              <w:tag w:val="goog_rdk_1875"/>
            </w:sdtPr>
            <w:sdtContent>
              <w:ins w:author="Quyền Linh Pham van" w:id="0" w:date="2026-02-02T14:44:37Z">
                <w:sdt>
                  <w:sdtPr>
                    <w:id w:val="1585364138"/>
                    <w:tag w:val="goog_rdk_1876"/>
                  </w:sdtPr>
                  <w:sdtContent>
                    <w:del w:author="Alpharius" w:id="4" w:date="2026-02-03T17:54:28Z"/>
                  </w:sdtContent>
                </w:sdt>
              </w:ins>
              <w:sdt>
                <w:sdtPr>
                  <w:id w:val="823252746"/>
                  <w:tag w:val="goog_rdk_18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1589490"/>
        <w:tag w:val="goog_rdk_1882"/>
      </w:sdtPr>
      <w:sdtContent>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1616416"/>
              <w:tag w:val="goog_rdk_1879"/>
            </w:sdtPr>
            <w:sdtContent>
              <w:ins w:author="Quyền Linh Pham van" w:id="0" w:date="2026-02-02T14:44:37Z">
                <w:sdt>
                  <w:sdtPr>
                    <w:id w:val="1675082360"/>
                    <w:tag w:val="goog_rdk_1880"/>
                  </w:sdtPr>
                  <w:sdtContent>
                    <w:del w:author="Alpharius" w:id="4" w:date="2026-02-03T17:54:28Z"/>
                  </w:sdtContent>
                </w:sdt>
              </w:ins>
              <w:sdt>
                <w:sdtPr>
                  <w:id w:val="-363222968"/>
                  <w:tag w:val="goog_rdk_18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31868287"/>
        <w:tag w:val="goog_rdk_1886"/>
      </w:sdtPr>
      <w:sdtContent>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05073797"/>
              <w:tag w:val="goog_rdk_1883"/>
            </w:sdtPr>
            <w:sdtContent>
              <w:ins w:author="Quyền Linh Pham van" w:id="0" w:date="2026-02-02T14:44:37Z">
                <w:sdt>
                  <w:sdtPr>
                    <w:id w:val="1063794321"/>
                    <w:tag w:val="goog_rdk_1884"/>
                  </w:sdtPr>
                  <w:sdtContent>
                    <w:del w:author="Alpharius" w:id="4" w:date="2026-02-03T17:54:28Z"/>
                  </w:sdtContent>
                </w:sdt>
              </w:ins>
              <w:sdt>
                <w:sdtPr>
                  <w:id w:val="741192215"/>
                  <w:tag w:val="goog_rdk_18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57399412"/>
        <w:tag w:val="goog_rdk_1890"/>
      </w:sdtPr>
      <w:sdtContent>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75527555"/>
              <w:tag w:val="goog_rdk_1887"/>
            </w:sdtPr>
            <w:sdtContent>
              <w:ins w:author="Quyền Linh Pham van" w:id="0" w:date="2026-02-02T14:44:37Z">
                <w:sdt>
                  <w:sdtPr>
                    <w:id w:val="-1145200998"/>
                    <w:tag w:val="goog_rdk_1888"/>
                  </w:sdtPr>
                  <w:sdtContent>
                    <w:del w:author="Alpharius" w:id="4" w:date="2026-02-03T17:54:28Z"/>
                  </w:sdtContent>
                </w:sdt>
              </w:ins>
              <w:sdt>
                <w:sdtPr>
                  <w:id w:val="-1860787127"/>
                  <w:tag w:val="goog_rdk_18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50265470"/>
        <w:tag w:val="goog_rdk_1894"/>
      </w:sdtPr>
      <w:sdtContent>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5657319"/>
              <w:tag w:val="goog_rdk_1891"/>
            </w:sdtPr>
            <w:sdtContent>
              <w:ins w:author="Quyền Linh Pham van" w:id="0" w:date="2026-02-02T14:44:37Z">
                <w:sdt>
                  <w:sdtPr>
                    <w:id w:val="1619855419"/>
                    <w:tag w:val="goog_rdk_1892"/>
                  </w:sdtPr>
                  <w:sdtContent>
                    <w:del w:author="Alpharius" w:id="4" w:date="2026-02-03T17:54:28Z"/>
                  </w:sdtContent>
                </w:sdt>
              </w:ins>
              <w:sdt>
                <w:sdtPr>
                  <w:id w:val="1233998866"/>
                  <w:tag w:val="goog_rdk_18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85322779"/>
        <w:tag w:val="goog_rdk_1898"/>
      </w:sdtPr>
      <w:sdtContent>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50363356"/>
              <w:tag w:val="goog_rdk_1895"/>
            </w:sdtPr>
            <w:sdtContent>
              <w:ins w:author="Quyền Linh Pham van" w:id="0" w:date="2026-02-02T14:44:37Z">
                <w:sdt>
                  <w:sdtPr>
                    <w:id w:val="-943359640"/>
                    <w:tag w:val="goog_rdk_1896"/>
                  </w:sdtPr>
                  <w:sdtContent>
                    <w:del w:author="Alpharius" w:id="4" w:date="2026-02-03T17:54:28Z"/>
                  </w:sdtContent>
                </w:sdt>
              </w:ins>
              <w:sdt>
                <w:sdtPr>
                  <w:id w:val="-70939604"/>
                  <w:tag w:val="goog_rdk_18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12710959"/>
        <w:tag w:val="goog_rdk_1902"/>
      </w:sdtPr>
      <w:sdtContent>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0338307"/>
              <w:tag w:val="goog_rdk_1899"/>
            </w:sdtPr>
            <w:sdtContent>
              <w:ins w:author="Quyền Linh Pham van" w:id="0" w:date="2026-02-02T14:44:37Z">
                <w:sdt>
                  <w:sdtPr>
                    <w:id w:val="114383212"/>
                    <w:tag w:val="goog_rdk_1900"/>
                  </w:sdtPr>
                  <w:sdtContent>
                    <w:del w:author="Alpharius" w:id="4" w:date="2026-02-03T17:54:28Z"/>
                  </w:sdtContent>
                </w:sdt>
              </w:ins>
              <w:sdt>
                <w:sdtPr>
                  <w:id w:val="-1703431768"/>
                  <w:tag w:val="goog_rdk_19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42656719"/>
        <w:tag w:val="goog_rdk_1906"/>
      </w:sdtPr>
      <w:sdtContent>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75646486"/>
              <w:tag w:val="goog_rdk_1903"/>
            </w:sdtPr>
            <w:sdtContent>
              <w:ins w:author="Quyền Linh Pham van" w:id="0" w:date="2026-02-02T14:44:37Z">
                <w:sdt>
                  <w:sdtPr>
                    <w:id w:val="-2060256782"/>
                    <w:tag w:val="goog_rdk_1904"/>
                  </w:sdtPr>
                  <w:sdtContent>
                    <w:del w:author="Alpharius" w:id="4" w:date="2026-02-03T17:54:28Z"/>
                  </w:sdtContent>
                </w:sdt>
              </w:ins>
              <w:sdt>
                <w:sdtPr>
                  <w:id w:val="-52098706"/>
                  <w:tag w:val="goog_rdk_19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35232755"/>
        <w:tag w:val="goog_rdk_1910"/>
      </w:sdtPr>
      <w:sdtContent>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0658681"/>
              <w:tag w:val="goog_rdk_1907"/>
            </w:sdtPr>
            <w:sdtContent>
              <w:ins w:author="Quyền Linh Pham van" w:id="0" w:date="2026-02-02T14:44:37Z">
                <w:sdt>
                  <w:sdtPr>
                    <w:id w:val="-1583063037"/>
                    <w:tag w:val="goog_rdk_1908"/>
                  </w:sdtPr>
                  <w:sdtContent>
                    <w:del w:author="Alpharius" w:id="4" w:date="2026-02-03T17:54:28Z"/>
                  </w:sdtContent>
                </w:sdt>
              </w:ins>
              <w:sdt>
                <w:sdtPr>
                  <w:id w:val="591964158"/>
                  <w:tag w:val="goog_rdk_19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59575467"/>
        <w:tag w:val="goog_rdk_1914"/>
      </w:sdtPr>
      <w:sdtContent>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7823620"/>
              <w:tag w:val="goog_rdk_1911"/>
            </w:sdtPr>
            <w:sdtContent>
              <w:ins w:author="Quyền Linh Pham van" w:id="0" w:date="2026-02-02T14:44:37Z">
                <w:sdt>
                  <w:sdtPr>
                    <w:id w:val="36355675"/>
                    <w:tag w:val="goog_rdk_1912"/>
                  </w:sdtPr>
                  <w:sdtContent>
                    <w:del w:author="Alpharius" w:id="4" w:date="2026-02-03T17:54:28Z"/>
                  </w:sdtContent>
                </w:sdt>
              </w:ins>
              <w:sdt>
                <w:sdtPr>
                  <w:id w:val="1980324952"/>
                  <w:tag w:val="goog_rdk_19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66588583"/>
        <w:tag w:val="goog_rdk_1918"/>
      </w:sdtPr>
      <w:sdtContent>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71985540"/>
              <w:tag w:val="goog_rdk_1915"/>
            </w:sdtPr>
            <w:sdtContent>
              <w:ins w:author="Quyền Linh Pham van" w:id="0" w:date="2026-02-02T14:44:37Z">
                <w:sdt>
                  <w:sdtPr>
                    <w:id w:val="-1201519202"/>
                    <w:tag w:val="goog_rdk_1916"/>
                  </w:sdtPr>
                  <w:sdtContent>
                    <w:del w:author="Alpharius" w:id="4" w:date="2026-02-03T17:54:28Z"/>
                  </w:sdtContent>
                </w:sdt>
              </w:ins>
              <w:sdt>
                <w:sdtPr>
                  <w:id w:val="462363866"/>
                  <w:tag w:val="goog_rdk_19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25827886"/>
        <w:tag w:val="goog_rdk_1922"/>
      </w:sdtPr>
      <w:sdtContent>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1269345"/>
              <w:tag w:val="goog_rdk_1919"/>
            </w:sdtPr>
            <w:sdtContent>
              <w:ins w:author="Quyền Linh Pham van" w:id="0" w:date="2026-02-02T14:44:37Z">
                <w:sdt>
                  <w:sdtPr>
                    <w:id w:val="-1947778895"/>
                    <w:tag w:val="goog_rdk_1920"/>
                  </w:sdtPr>
                  <w:sdtContent>
                    <w:del w:author="Alpharius" w:id="4" w:date="2026-02-03T17:54:28Z"/>
                  </w:sdtContent>
                </w:sdt>
              </w:ins>
              <w:sdt>
                <w:sdtPr>
                  <w:id w:val="1826145535"/>
                  <w:tag w:val="goog_rdk_19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6054013"/>
        <w:tag w:val="goog_rdk_1926"/>
      </w:sdtPr>
      <w:sdtContent>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99122456"/>
              <w:tag w:val="goog_rdk_1923"/>
            </w:sdtPr>
            <w:sdtContent>
              <w:ins w:author="Quyền Linh Pham van" w:id="0" w:date="2026-02-02T14:44:37Z">
                <w:sdt>
                  <w:sdtPr>
                    <w:id w:val="-1217553276"/>
                    <w:tag w:val="goog_rdk_1924"/>
                  </w:sdtPr>
                  <w:sdtContent>
                    <w:del w:author="Alpharius" w:id="4" w:date="2026-02-03T17:54:28Z"/>
                  </w:sdtContent>
                </w:sdt>
              </w:ins>
              <w:sdt>
                <w:sdtPr>
                  <w:id w:val="471150770"/>
                  <w:tag w:val="goog_rdk_19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28841722"/>
        <w:tag w:val="goog_rdk_1930"/>
      </w:sdtPr>
      <w:sdtContent>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9145879"/>
              <w:tag w:val="goog_rdk_1927"/>
            </w:sdtPr>
            <w:sdtContent>
              <w:ins w:author="Quyền Linh Pham van" w:id="0" w:date="2026-02-02T14:44:37Z">
                <w:sdt>
                  <w:sdtPr>
                    <w:id w:val="1410356417"/>
                    <w:tag w:val="goog_rdk_1928"/>
                  </w:sdtPr>
                  <w:sdtContent>
                    <w:del w:author="Alpharius" w:id="4" w:date="2026-02-03T17:54:28Z"/>
                  </w:sdtContent>
                </w:sdt>
              </w:ins>
              <w:sdt>
                <w:sdtPr>
                  <w:id w:val="1456798929"/>
                  <w:tag w:val="goog_rdk_19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92994235"/>
        <w:tag w:val="goog_rdk_1934"/>
      </w:sdtPr>
      <w:sdtContent>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9085653"/>
              <w:tag w:val="goog_rdk_1931"/>
            </w:sdtPr>
            <w:sdtContent>
              <w:ins w:author="Quyền Linh Pham van" w:id="0" w:date="2026-02-02T14:44:37Z">
                <w:sdt>
                  <w:sdtPr>
                    <w:id w:val="535192975"/>
                    <w:tag w:val="goog_rdk_1932"/>
                  </w:sdtPr>
                  <w:sdtContent>
                    <w:del w:author="Alpharius" w:id="4" w:date="2026-02-03T17:54:28Z"/>
                  </w:sdtContent>
                </w:sdt>
              </w:ins>
              <w:sdt>
                <w:sdtPr>
                  <w:id w:val="-416776099"/>
                  <w:tag w:val="goog_rdk_19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17054522"/>
        <w:tag w:val="goog_rdk_1938"/>
      </w:sdtPr>
      <w:sdtContent>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73112399"/>
              <w:tag w:val="goog_rdk_1935"/>
            </w:sdtPr>
            <w:sdtContent>
              <w:ins w:author="Quyền Linh Pham van" w:id="0" w:date="2026-02-02T14:44:37Z">
                <w:sdt>
                  <w:sdtPr>
                    <w:id w:val="2067478132"/>
                    <w:tag w:val="goog_rdk_1936"/>
                  </w:sdtPr>
                  <w:sdtContent>
                    <w:del w:author="Alpharius" w:id="4" w:date="2026-02-03T17:54:28Z"/>
                  </w:sdtContent>
                </w:sdt>
              </w:ins>
              <w:sdt>
                <w:sdtPr>
                  <w:id w:val="2020065399"/>
                  <w:tag w:val="goog_rdk_19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7641118"/>
        <w:tag w:val="goog_rdk_1942"/>
      </w:sdtPr>
      <w:sdtContent>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3432355"/>
              <w:tag w:val="goog_rdk_1939"/>
            </w:sdtPr>
            <w:sdtContent>
              <w:ins w:author="Quyền Linh Pham van" w:id="0" w:date="2026-02-02T14:44:37Z">
                <w:sdt>
                  <w:sdtPr>
                    <w:id w:val="-1994086947"/>
                    <w:tag w:val="goog_rdk_1940"/>
                  </w:sdtPr>
                  <w:sdtContent>
                    <w:del w:author="Alpharius" w:id="4" w:date="2026-02-03T17:54:28Z"/>
                  </w:sdtContent>
                </w:sdt>
              </w:ins>
              <w:sdt>
                <w:sdtPr>
                  <w:id w:val="-575113701"/>
                  <w:tag w:val="goog_rdk_19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49357194"/>
        <w:tag w:val="goog_rdk_1946"/>
      </w:sdtPr>
      <w:sdtContent>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6787208"/>
              <w:tag w:val="goog_rdk_1943"/>
            </w:sdtPr>
            <w:sdtContent>
              <w:ins w:author="Quyền Linh Pham van" w:id="0" w:date="2026-02-02T14:44:37Z">
                <w:sdt>
                  <w:sdtPr>
                    <w:id w:val="-1495718638"/>
                    <w:tag w:val="goog_rdk_1944"/>
                  </w:sdtPr>
                  <w:sdtContent>
                    <w:del w:author="Alpharius" w:id="4" w:date="2026-02-03T17:54:28Z"/>
                  </w:sdtContent>
                </w:sdt>
              </w:ins>
              <w:sdt>
                <w:sdtPr>
                  <w:id w:val="-974624720"/>
                  <w:tag w:val="goog_rdk_19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71617687"/>
        <w:tag w:val="goog_rdk_1950"/>
      </w:sdtPr>
      <w:sdtContent>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59571123"/>
              <w:tag w:val="goog_rdk_1947"/>
            </w:sdtPr>
            <w:sdtContent>
              <w:ins w:author="Quyền Linh Pham van" w:id="0" w:date="2026-02-02T14:44:37Z">
                <w:sdt>
                  <w:sdtPr>
                    <w:id w:val="-1487107145"/>
                    <w:tag w:val="goog_rdk_1948"/>
                  </w:sdtPr>
                  <w:sdtContent>
                    <w:del w:author="Alpharius" w:id="4" w:date="2026-02-03T17:54:28Z"/>
                  </w:sdtContent>
                </w:sdt>
              </w:ins>
              <w:sdt>
                <w:sdtPr>
                  <w:id w:val="841001908"/>
                  <w:tag w:val="goog_rdk_19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52344363"/>
        <w:tag w:val="goog_rdk_1954"/>
      </w:sdtPr>
      <w:sdtContent>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94847499"/>
              <w:tag w:val="goog_rdk_1951"/>
            </w:sdtPr>
            <w:sdtContent>
              <w:ins w:author="Quyền Linh Pham van" w:id="0" w:date="2026-02-02T14:44:37Z">
                <w:sdt>
                  <w:sdtPr>
                    <w:id w:val="-652569852"/>
                    <w:tag w:val="goog_rdk_1952"/>
                  </w:sdtPr>
                  <w:sdtContent>
                    <w:del w:author="Alpharius" w:id="4" w:date="2026-02-03T17:54:28Z"/>
                  </w:sdtContent>
                </w:sdt>
              </w:ins>
              <w:sdt>
                <w:sdtPr>
                  <w:id w:val="1603310329"/>
                  <w:tag w:val="goog_rdk_19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75954203"/>
        <w:tag w:val="goog_rdk_1958"/>
      </w:sdtPr>
      <w:sdtContent>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312843"/>
              <w:tag w:val="goog_rdk_1955"/>
            </w:sdtPr>
            <w:sdtContent>
              <w:ins w:author="Quyền Linh Pham van" w:id="0" w:date="2026-02-02T14:44:37Z">
                <w:sdt>
                  <w:sdtPr>
                    <w:id w:val="655500368"/>
                    <w:tag w:val="goog_rdk_1956"/>
                  </w:sdtPr>
                  <w:sdtContent>
                    <w:del w:author="Alpharius" w:id="4" w:date="2026-02-03T17:54:28Z"/>
                  </w:sdtContent>
                </w:sdt>
              </w:ins>
              <w:sdt>
                <w:sdtPr>
                  <w:id w:val="2142591623"/>
                  <w:tag w:val="goog_rdk_19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43419975"/>
        <w:tag w:val="goog_rdk_1962"/>
      </w:sdtPr>
      <w:sdtContent>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9035403"/>
              <w:tag w:val="goog_rdk_1959"/>
            </w:sdtPr>
            <w:sdtContent>
              <w:ins w:author="Quyền Linh Pham van" w:id="0" w:date="2026-02-02T14:44:37Z">
                <w:sdt>
                  <w:sdtPr>
                    <w:id w:val="697098974"/>
                    <w:tag w:val="goog_rdk_1960"/>
                  </w:sdtPr>
                  <w:sdtContent>
                    <w:del w:author="Alpharius" w:id="4" w:date="2026-02-03T17:54:28Z"/>
                  </w:sdtContent>
                </w:sdt>
              </w:ins>
              <w:sdt>
                <w:sdtPr>
                  <w:id w:val="-2087330190"/>
                  <w:tag w:val="goog_rdk_19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65180678"/>
        <w:tag w:val="goog_rdk_1966"/>
      </w:sdtPr>
      <w:sdtContent>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93025532"/>
              <w:tag w:val="goog_rdk_1963"/>
            </w:sdtPr>
            <w:sdtContent>
              <w:ins w:author="Quyền Linh Pham van" w:id="0" w:date="2026-02-02T14:44:37Z">
                <w:sdt>
                  <w:sdtPr>
                    <w:id w:val="-1589468600"/>
                    <w:tag w:val="goog_rdk_1964"/>
                  </w:sdtPr>
                  <w:sdtContent>
                    <w:del w:author="Alpharius" w:id="4" w:date="2026-02-03T17:54:28Z"/>
                  </w:sdtContent>
                </w:sdt>
              </w:ins>
              <w:sdt>
                <w:sdtPr>
                  <w:id w:val="-1670914071"/>
                  <w:tag w:val="goog_rdk_19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24352000"/>
        <w:tag w:val="goog_rdk_1970"/>
      </w:sdtPr>
      <w:sdtContent>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9109590"/>
              <w:tag w:val="goog_rdk_1967"/>
            </w:sdtPr>
            <w:sdtContent>
              <w:ins w:author="Quyền Linh Pham van" w:id="0" w:date="2026-02-02T14:44:37Z">
                <w:sdt>
                  <w:sdtPr>
                    <w:id w:val="1031320441"/>
                    <w:tag w:val="goog_rdk_1968"/>
                  </w:sdtPr>
                  <w:sdtContent>
                    <w:del w:author="Alpharius" w:id="4" w:date="2026-02-03T17:54:28Z"/>
                  </w:sdtContent>
                </w:sdt>
              </w:ins>
              <w:sdt>
                <w:sdtPr>
                  <w:id w:val="-1927023705"/>
                  <w:tag w:val="goog_rdk_19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38114078"/>
        <w:tag w:val="goog_rdk_1974"/>
      </w:sdtPr>
      <w:sdtContent>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6418015"/>
              <w:tag w:val="goog_rdk_1971"/>
            </w:sdtPr>
            <w:sdtContent>
              <w:ins w:author="Quyền Linh Pham van" w:id="0" w:date="2026-02-02T14:44:37Z">
                <w:sdt>
                  <w:sdtPr>
                    <w:id w:val="1075399359"/>
                    <w:tag w:val="goog_rdk_1972"/>
                  </w:sdtPr>
                  <w:sdtContent>
                    <w:del w:author="Alpharius" w:id="4" w:date="2026-02-03T17:54:28Z"/>
                  </w:sdtContent>
                </w:sdt>
              </w:ins>
              <w:sdt>
                <w:sdtPr>
                  <w:id w:val="1632289398"/>
                  <w:tag w:val="goog_rdk_19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28761977"/>
        <w:tag w:val="goog_rdk_1978"/>
      </w:sdtPr>
      <w:sdtContent>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6358584"/>
              <w:tag w:val="goog_rdk_1975"/>
            </w:sdtPr>
            <w:sdtContent>
              <w:ins w:author="Quyền Linh Pham van" w:id="0" w:date="2026-02-02T14:44:37Z">
                <w:sdt>
                  <w:sdtPr>
                    <w:id w:val="2131236310"/>
                    <w:tag w:val="goog_rdk_1976"/>
                  </w:sdtPr>
                  <w:sdtContent>
                    <w:del w:author="Alpharius" w:id="4" w:date="2026-02-03T17:54:28Z"/>
                  </w:sdtContent>
                </w:sdt>
              </w:ins>
              <w:sdt>
                <w:sdtPr>
                  <w:id w:val="-1051775788"/>
                  <w:tag w:val="goog_rdk_19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11699909"/>
        <w:tag w:val="goog_rdk_1982"/>
      </w:sdtPr>
      <w:sdtContent>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2559386"/>
              <w:tag w:val="goog_rdk_1979"/>
            </w:sdtPr>
            <w:sdtContent>
              <w:ins w:author="Quyền Linh Pham van" w:id="0" w:date="2026-02-02T14:44:37Z">
                <w:sdt>
                  <w:sdtPr>
                    <w:id w:val="2071003367"/>
                    <w:tag w:val="goog_rdk_1980"/>
                  </w:sdtPr>
                  <w:sdtContent>
                    <w:del w:author="Alpharius" w:id="4" w:date="2026-02-03T17:54:28Z"/>
                  </w:sdtContent>
                </w:sdt>
              </w:ins>
              <w:sdt>
                <w:sdtPr>
                  <w:id w:val="-1207180672"/>
                  <w:tag w:val="goog_rdk_19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32179567"/>
        <w:tag w:val="goog_rdk_1986"/>
      </w:sdtPr>
      <w:sdtContent>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9209052"/>
              <w:tag w:val="goog_rdk_1983"/>
            </w:sdtPr>
            <w:sdtContent>
              <w:ins w:author="Quyền Linh Pham van" w:id="0" w:date="2026-02-02T14:44:37Z">
                <w:sdt>
                  <w:sdtPr>
                    <w:id w:val="1186111585"/>
                    <w:tag w:val="goog_rdk_1984"/>
                  </w:sdtPr>
                  <w:sdtContent>
                    <w:del w:author="Alpharius" w:id="4" w:date="2026-02-03T17:54:28Z"/>
                  </w:sdtContent>
                </w:sdt>
              </w:ins>
              <w:sdt>
                <w:sdtPr>
                  <w:id w:val="751689435"/>
                  <w:tag w:val="goog_rdk_19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03619398"/>
        <w:tag w:val="goog_rdk_1990"/>
      </w:sdtPr>
      <w:sdtContent>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94336595"/>
              <w:tag w:val="goog_rdk_1987"/>
            </w:sdtPr>
            <w:sdtContent>
              <w:ins w:author="Quyền Linh Pham van" w:id="0" w:date="2026-02-02T14:44:37Z">
                <w:sdt>
                  <w:sdtPr>
                    <w:id w:val="-296915544"/>
                    <w:tag w:val="goog_rdk_1988"/>
                  </w:sdtPr>
                  <w:sdtContent>
                    <w:del w:author="Alpharius" w:id="4" w:date="2026-02-03T17:54:28Z"/>
                  </w:sdtContent>
                </w:sdt>
              </w:ins>
              <w:sdt>
                <w:sdtPr>
                  <w:id w:val="2106367729"/>
                  <w:tag w:val="goog_rdk_19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52583920"/>
        <w:tag w:val="goog_rdk_1994"/>
      </w:sdtPr>
      <w:sdtContent>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69414043"/>
              <w:tag w:val="goog_rdk_1991"/>
            </w:sdtPr>
            <w:sdtContent>
              <w:ins w:author="Quyền Linh Pham van" w:id="0" w:date="2026-02-02T14:44:37Z">
                <w:sdt>
                  <w:sdtPr>
                    <w:id w:val="-1085510718"/>
                    <w:tag w:val="goog_rdk_1992"/>
                  </w:sdtPr>
                  <w:sdtContent>
                    <w:del w:author="Alpharius" w:id="4" w:date="2026-02-03T17:54:28Z"/>
                  </w:sdtContent>
                </w:sdt>
              </w:ins>
              <w:sdt>
                <w:sdtPr>
                  <w:id w:val="-1814651526"/>
                  <w:tag w:val="goog_rdk_19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83451307"/>
        <w:tag w:val="goog_rdk_1998"/>
      </w:sdtPr>
      <w:sdtContent>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3596587"/>
              <w:tag w:val="goog_rdk_1995"/>
            </w:sdtPr>
            <w:sdtContent>
              <w:ins w:author="Quyền Linh Pham van" w:id="0" w:date="2026-02-02T14:44:37Z">
                <w:sdt>
                  <w:sdtPr>
                    <w:id w:val="1009042607"/>
                    <w:tag w:val="goog_rdk_1996"/>
                  </w:sdtPr>
                  <w:sdtContent>
                    <w:del w:author="Alpharius" w:id="4" w:date="2026-02-03T17:54:28Z"/>
                  </w:sdtContent>
                </w:sdt>
              </w:ins>
              <w:sdt>
                <w:sdtPr>
                  <w:id w:val="1779595862"/>
                  <w:tag w:val="goog_rdk_19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57942535"/>
        <w:tag w:val="goog_rdk_2002"/>
      </w:sdtPr>
      <w:sdtContent>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9475964"/>
              <w:tag w:val="goog_rdk_1999"/>
            </w:sdtPr>
            <w:sdtContent>
              <w:ins w:author="Quyền Linh Pham van" w:id="0" w:date="2026-02-02T14:44:37Z">
                <w:sdt>
                  <w:sdtPr>
                    <w:id w:val="1338909050"/>
                    <w:tag w:val="goog_rdk_2000"/>
                  </w:sdtPr>
                  <w:sdtContent>
                    <w:del w:author="Alpharius" w:id="4" w:date="2026-02-03T17:54:28Z"/>
                  </w:sdtContent>
                </w:sdt>
              </w:ins>
              <w:sdt>
                <w:sdtPr>
                  <w:id w:val="-58097975"/>
                  <w:tag w:val="goog_rdk_20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85419150"/>
        <w:tag w:val="goog_rdk_2006"/>
      </w:sdtPr>
      <w:sdtContent>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85728842"/>
              <w:tag w:val="goog_rdk_2003"/>
            </w:sdtPr>
            <w:sdtContent>
              <w:ins w:author="Quyền Linh Pham van" w:id="0" w:date="2026-02-02T14:44:37Z">
                <w:sdt>
                  <w:sdtPr>
                    <w:id w:val="1659622328"/>
                    <w:tag w:val="goog_rdk_2004"/>
                  </w:sdtPr>
                  <w:sdtContent>
                    <w:del w:author="Alpharius" w:id="4" w:date="2026-02-03T17:54:28Z"/>
                  </w:sdtContent>
                </w:sdt>
              </w:ins>
              <w:sdt>
                <w:sdtPr>
                  <w:id w:val="860906744"/>
                  <w:tag w:val="goog_rdk_20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84066786"/>
        <w:tag w:val="goog_rdk_2010"/>
      </w:sdtPr>
      <w:sdtContent>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6685930"/>
              <w:tag w:val="goog_rdk_2007"/>
            </w:sdtPr>
            <w:sdtContent>
              <w:ins w:author="Quyền Linh Pham van" w:id="0" w:date="2026-02-02T14:44:37Z">
                <w:sdt>
                  <w:sdtPr>
                    <w:id w:val="169939733"/>
                    <w:tag w:val="goog_rdk_2008"/>
                  </w:sdtPr>
                  <w:sdtContent>
                    <w:del w:author="Alpharius" w:id="4" w:date="2026-02-03T17:54:28Z"/>
                  </w:sdtContent>
                </w:sdt>
              </w:ins>
              <w:sdt>
                <w:sdtPr>
                  <w:id w:val="1708102471"/>
                  <w:tag w:val="goog_rdk_20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25347812"/>
        <w:tag w:val="goog_rdk_2014"/>
      </w:sdtPr>
      <w:sdtContent>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5607286"/>
              <w:tag w:val="goog_rdk_2011"/>
            </w:sdtPr>
            <w:sdtContent>
              <w:ins w:author="Quyền Linh Pham van" w:id="0" w:date="2026-02-02T14:44:37Z">
                <w:sdt>
                  <w:sdtPr>
                    <w:id w:val="1465443106"/>
                    <w:tag w:val="goog_rdk_2012"/>
                  </w:sdtPr>
                  <w:sdtContent>
                    <w:del w:author="Alpharius" w:id="4" w:date="2026-02-03T17:54:28Z"/>
                  </w:sdtContent>
                </w:sdt>
              </w:ins>
              <w:sdt>
                <w:sdtPr>
                  <w:id w:val="-794544161"/>
                  <w:tag w:val="goog_rdk_20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65170832"/>
        <w:tag w:val="goog_rdk_2018"/>
      </w:sdtPr>
      <w:sdtContent>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8220588"/>
              <w:tag w:val="goog_rdk_2015"/>
            </w:sdtPr>
            <w:sdtContent>
              <w:ins w:author="Quyền Linh Pham van" w:id="0" w:date="2026-02-02T14:44:37Z">
                <w:sdt>
                  <w:sdtPr>
                    <w:id w:val="1059349710"/>
                    <w:tag w:val="goog_rdk_2016"/>
                  </w:sdtPr>
                  <w:sdtContent>
                    <w:del w:author="Alpharius" w:id="4" w:date="2026-02-03T17:54:28Z"/>
                  </w:sdtContent>
                </w:sdt>
              </w:ins>
              <w:sdt>
                <w:sdtPr>
                  <w:id w:val="1092086151"/>
                  <w:tag w:val="goog_rdk_20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48797771"/>
        <w:tag w:val="goog_rdk_2022"/>
      </w:sdtPr>
      <w:sdtContent>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83182703"/>
              <w:tag w:val="goog_rdk_2019"/>
            </w:sdtPr>
            <w:sdtContent>
              <w:ins w:author="Quyền Linh Pham van" w:id="0" w:date="2026-02-02T14:44:37Z">
                <w:sdt>
                  <w:sdtPr>
                    <w:id w:val="-1617385347"/>
                    <w:tag w:val="goog_rdk_2020"/>
                  </w:sdtPr>
                  <w:sdtContent>
                    <w:del w:author="Alpharius" w:id="4" w:date="2026-02-03T17:54:28Z"/>
                  </w:sdtContent>
                </w:sdt>
              </w:ins>
              <w:sdt>
                <w:sdtPr>
                  <w:id w:val="-1866677241"/>
                  <w:tag w:val="goog_rdk_20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97675196"/>
        <w:tag w:val="goog_rdk_2026"/>
      </w:sdtPr>
      <w:sdtContent>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3169096"/>
              <w:tag w:val="goog_rdk_2023"/>
            </w:sdtPr>
            <w:sdtContent>
              <w:ins w:author="Quyền Linh Pham van" w:id="0" w:date="2026-02-02T14:44:37Z">
                <w:sdt>
                  <w:sdtPr>
                    <w:id w:val="-209238703"/>
                    <w:tag w:val="goog_rdk_2024"/>
                  </w:sdtPr>
                  <w:sdtContent>
                    <w:del w:author="Alpharius" w:id="4" w:date="2026-02-03T17:54:28Z"/>
                  </w:sdtContent>
                </w:sdt>
              </w:ins>
              <w:sdt>
                <w:sdtPr>
                  <w:id w:val="1981293376"/>
                  <w:tag w:val="goog_rdk_20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85822694"/>
        <w:tag w:val="goog_rdk_2030"/>
      </w:sdtPr>
      <w:sdtContent>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33695456"/>
              <w:tag w:val="goog_rdk_2027"/>
            </w:sdtPr>
            <w:sdtContent>
              <w:ins w:author="Quyền Linh Pham van" w:id="0" w:date="2026-02-02T14:44:37Z">
                <w:sdt>
                  <w:sdtPr>
                    <w:id w:val="-1815394614"/>
                    <w:tag w:val="goog_rdk_2028"/>
                  </w:sdtPr>
                  <w:sdtContent>
                    <w:del w:author="Alpharius" w:id="4" w:date="2026-02-03T17:54:28Z"/>
                  </w:sdtContent>
                </w:sdt>
              </w:ins>
              <w:sdt>
                <w:sdtPr>
                  <w:id w:val="-17928486"/>
                  <w:tag w:val="goog_rdk_20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52307013"/>
        <w:tag w:val="goog_rdk_2034"/>
      </w:sdtPr>
      <w:sdtContent>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1190290"/>
              <w:tag w:val="goog_rdk_2031"/>
            </w:sdtPr>
            <w:sdtContent>
              <w:ins w:author="Quyền Linh Pham van" w:id="0" w:date="2026-02-02T14:44:37Z">
                <w:sdt>
                  <w:sdtPr>
                    <w:id w:val="485374210"/>
                    <w:tag w:val="goog_rdk_2032"/>
                  </w:sdtPr>
                  <w:sdtContent>
                    <w:del w:author="Alpharius" w:id="4" w:date="2026-02-03T17:54:28Z"/>
                  </w:sdtContent>
                </w:sdt>
              </w:ins>
              <w:sdt>
                <w:sdtPr>
                  <w:id w:val="2079759717"/>
                  <w:tag w:val="goog_rdk_20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57237625"/>
        <w:tag w:val="goog_rdk_2038"/>
      </w:sdtPr>
      <w:sdtContent>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3516448"/>
              <w:tag w:val="goog_rdk_2035"/>
            </w:sdtPr>
            <w:sdtContent>
              <w:ins w:author="Quyền Linh Pham van" w:id="0" w:date="2026-02-02T14:44:37Z">
                <w:sdt>
                  <w:sdtPr>
                    <w:id w:val="1910464926"/>
                    <w:tag w:val="goog_rdk_2036"/>
                  </w:sdtPr>
                  <w:sdtContent>
                    <w:del w:author="Alpharius" w:id="4" w:date="2026-02-03T17:54:28Z"/>
                  </w:sdtContent>
                </w:sdt>
              </w:ins>
              <w:sdt>
                <w:sdtPr>
                  <w:id w:val="649879660"/>
                  <w:tag w:val="goog_rdk_20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2598377"/>
        <w:tag w:val="goog_rdk_2042"/>
      </w:sdtPr>
      <w:sdtContent>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89120311"/>
              <w:tag w:val="goog_rdk_2039"/>
            </w:sdtPr>
            <w:sdtContent>
              <w:ins w:author="Quyền Linh Pham van" w:id="0" w:date="2026-02-02T14:44:37Z">
                <w:sdt>
                  <w:sdtPr>
                    <w:id w:val="1092186683"/>
                    <w:tag w:val="goog_rdk_2040"/>
                  </w:sdtPr>
                  <w:sdtContent>
                    <w:del w:author="Alpharius" w:id="4" w:date="2026-02-03T17:54:28Z"/>
                  </w:sdtContent>
                </w:sdt>
              </w:ins>
              <w:sdt>
                <w:sdtPr>
                  <w:id w:val="-1350295083"/>
                  <w:tag w:val="goog_rdk_20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18207788"/>
        <w:tag w:val="goog_rdk_2046"/>
      </w:sdtPr>
      <w:sdtContent>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65109986"/>
              <w:tag w:val="goog_rdk_2043"/>
            </w:sdtPr>
            <w:sdtContent>
              <w:ins w:author="Quyền Linh Pham van" w:id="0" w:date="2026-02-02T14:44:37Z">
                <w:sdt>
                  <w:sdtPr>
                    <w:id w:val="-1868481357"/>
                    <w:tag w:val="goog_rdk_2044"/>
                  </w:sdtPr>
                  <w:sdtContent>
                    <w:del w:author="Alpharius" w:id="4" w:date="2026-02-03T17:54:28Z"/>
                  </w:sdtContent>
                </w:sdt>
              </w:ins>
              <w:sdt>
                <w:sdtPr>
                  <w:id w:val="-1403240546"/>
                  <w:tag w:val="goog_rdk_20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53027772"/>
        <w:tag w:val="goog_rdk_2050"/>
      </w:sdtPr>
      <w:sdtContent>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20761723"/>
              <w:tag w:val="goog_rdk_2047"/>
            </w:sdtPr>
            <w:sdtContent>
              <w:ins w:author="Quyền Linh Pham van" w:id="0" w:date="2026-02-02T14:44:37Z">
                <w:sdt>
                  <w:sdtPr>
                    <w:id w:val="-620610831"/>
                    <w:tag w:val="goog_rdk_2048"/>
                  </w:sdtPr>
                  <w:sdtContent>
                    <w:del w:author="Alpharius" w:id="4" w:date="2026-02-03T17:54:28Z"/>
                  </w:sdtContent>
                </w:sdt>
              </w:ins>
              <w:sdt>
                <w:sdtPr>
                  <w:id w:val="-2106904382"/>
                  <w:tag w:val="goog_rdk_20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79419922"/>
        <w:tag w:val="goog_rdk_2054"/>
      </w:sdtPr>
      <w:sdtContent>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48085180"/>
              <w:tag w:val="goog_rdk_2051"/>
            </w:sdtPr>
            <w:sdtContent>
              <w:ins w:author="Quyền Linh Pham van" w:id="0" w:date="2026-02-02T14:44:37Z">
                <w:sdt>
                  <w:sdtPr>
                    <w:id w:val="-1273762111"/>
                    <w:tag w:val="goog_rdk_2052"/>
                  </w:sdtPr>
                  <w:sdtContent>
                    <w:del w:author="Alpharius" w:id="4" w:date="2026-02-03T17:54:28Z"/>
                  </w:sdtContent>
                </w:sdt>
              </w:ins>
              <w:sdt>
                <w:sdtPr>
                  <w:id w:val="1899659813"/>
                  <w:tag w:val="goog_rdk_20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38369693"/>
        <w:tag w:val="goog_rdk_2058"/>
      </w:sdtPr>
      <w:sdtContent>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57558988"/>
              <w:tag w:val="goog_rdk_2055"/>
            </w:sdtPr>
            <w:sdtContent>
              <w:ins w:author="Quyền Linh Pham van" w:id="0" w:date="2026-02-02T14:44:37Z">
                <w:sdt>
                  <w:sdtPr>
                    <w:id w:val="-869961926"/>
                    <w:tag w:val="goog_rdk_2056"/>
                  </w:sdtPr>
                  <w:sdtContent>
                    <w:del w:author="Alpharius" w:id="4" w:date="2026-02-03T17:54:28Z"/>
                  </w:sdtContent>
                </w:sdt>
              </w:ins>
              <w:sdt>
                <w:sdtPr>
                  <w:id w:val="1803211664"/>
                  <w:tag w:val="goog_rdk_20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02544474"/>
        <w:tag w:val="goog_rdk_2062"/>
      </w:sdtPr>
      <w:sdtContent>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43286778"/>
              <w:tag w:val="goog_rdk_2059"/>
            </w:sdtPr>
            <w:sdtContent>
              <w:ins w:author="Quyền Linh Pham van" w:id="0" w:date="2026-02-02T14:44:37Z">
                <w:sdt>
                  <w:sdtPr>
                    <w:id w:val="-747986054"/>
                    <w:tag w:val="goog_rdk_2060"/>
                  </w:sdtPr>
                  <w:sdtContent>
                    <w:del w:author="Alpharius" w:id="4" w:date="2026-02-03T17:54:28Z"/>
                  </w:sdtContent>
                </w:sdt>
              </w:ins>
              <w:sdt>
                <w:sdtPr>
                  <w:id w:val="331695771"/>
                  <w:tag w:val="goog_rdk_20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1396421"/>
        <w:tag w:val="goog_rdk_2066"/>
      </w:sdtPr>
      <w:sdtContent>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1807787"/>
              <w:tag w:val="goog_rdk_2063"/>
            </w:sdtPr>
            <w:sdtContent>
              <w:ins w:author="Quyền Linh Pham van" w:id="0" w:date="2026-02-02T14:44:37Z">
                <w:sdt>
                  <w:sdtPr>
                    <w:id w:val="443614491"/>
                    <w:tag w:val="goog_rdk_2064"/>
                  </w:sdtPr>
                  <w:sdtContent>
                    <w:del w:author="Alpharius" w:id="4" w:date="2026-02-03T17:54:28Z"/>
                  </w:sdtContent>
                </w:sdt>
              </w:ins>
              <w:sdt>
                <w:sdtPr>
                  <w:id w:val="-1535966376"/>
                  <w:tag w:val="goog_rdk_20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04681974"/>
        <w:tag w:val="goog_rdk_2070"/>
      </w:sdtPr>
      <w:sdtContent>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0322452"/>
              <w:tag w:val="goog_rdk_2067"/>
            </w:sdtPr>
            <w:sdtContent>
              <w:ins w:author="Quyền Linh Pham van" w:id="0" w:date="2026-02-02T14:44:37Z">
                <w:sdt>
                  <w:sdtPr>
                    <w:id w:val="-2026378653"/>
                    <w:tag w:val="goog_rdk_2068"/>
                  </w:sdtPr>
                  <w:sdtContent>
                    <w:del w:author="Alpharius" w:id="4" w:date="2026-02-03T17:54:28Z"/>
                  </w:sdtContent>
                </w:sdt>
              </w:ins>
              <w:sdt>
                <w:sdtPr>
                  <w:id w:val="-1979464289"/>
                  <w:tag w:val="goog_rdk_20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19198739"/>
        <w:tag w:val="goog_rdk_2074"/>
      </w:sdtPr>
      <w:sdtContent>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25493839"/>
              <w:tag w:val="goog_rdk_2071"/>
            </w:sdtPr>
            <w:sdtContent>
              <w:ins w:author="Quyền Linh Pham van" w:id="0" w:date="2026-02-02T14:44:37Z">
                <w:sdt>
                  <w:sdtPr>
                    <w:id w:val="1300932714"/>
                    <w:tag w:val="goog_rdk_2072"/>
                  </w:sdtPr>
                  <w:sdtContent>
                    <w:del w:author="Alpharius" w:id="4" w:date="2026-02-03T17:54:28Z"/>
                  </w:sdtContent>
                </w:sdt>
              </w:ins>
              <w:sdt>
                <w:sdtPr>
                  <w:id w:val="-1107780107"/>
                  <w:tag w:val="goog_rdk_20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20284774"/>
        <w:tag w:val="goog_rdk_2078"/>
      </w:sdtPr>
      <w:sdtContent>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78678712"/>
              <w:tag w:val="goog_rdk_2075"/>
            </w:sdtPr>
            <w:sdtContent>
              <w:ins w:author="Quyền Linh Pham van" w:id="0" w:date="2026-02-02T14:44:37Z">
                <w:sdt>
                  <w:sdtPr>
                    <w:id w:val="-727114808"/>
                    <w:tag w:val="goog_rdk_2076"/>
                  </w:sdtPr>
                  <w:sdtContent>
                    <w:del w:author="Alpharius" w:id="4" w:date="2026-02-03T17:54:28Z"/>
                  </w:sdtContent>
                </w:sdt>
              </w:ins>
              <w:sdt>
                <w:sdtPr>
                  <w:id w:val="1589660788"/>
                  <w:tag w:val="goog_rdk_20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33570348"/>
        <w:tag w:val="goog_rdk_2082"/>
      </w:sdtPr>
      <w:sdtContent>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6221602"/>
              <w:tag w:val="goog_rdk_2079"/>
            </w:sdtPr>
            <w:sdtContent>
              <w:ins w:author="Quyền Linh Pham van" w:id="0" w:date="2026-02-02T14:44:37Z">
                <w:sdt>
                  <w:sdtPr>
                    <w:id w:val="-396009102"/>
                    <w:tag w:val="goog_rdk_2080"/>
                  </w:sdtPr>
                  <w:sdtContent>
                    <w:del w:author="Alpharius" w:id="4" w:date="2026-02-03T17:54:28Z"/>
                  </w:sdtContent>
                </w:sdt>
              </w:ins>
              <w:sdt>
                <w:sdtPr>
                  <w:id w:val="-426316921"/>
                  <w:tag w:val="goog_rdk_20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72978274"/>
        <w:tag w:val="goog_rdk_2086"/>
      </w:sdtPr>
      <w:sdtContent>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5922282"/>
              <w:tag w:val="goog_rdk_2083"/>
            </w:sdtPr>
            <w:sdtContent>
              <w:ins w:author="Quyền Linh Pham van" w:id="0" w:date="2026-02-02T14:44:37Z">
                <w:sdt>
                  <w:sdtPr>
                    <w:id w:val="551798854"/>
                    <w:tag w:val="goog_rdk_2084"/>
                  </w:sdtPr>
                  <w:sdtContent>
                    <w:del w:author="Alpharius" w:id="4" w:date="2026-02-03T17:54:28Z"/>
                  </w:sdtContent>
                </w:sdt>
              </w:ins>
              <w:sdt>
                <w:sdtPr>
                  <w:id w:val="-1186280393"/>
                  <w:tag w:val="goog_rdk_20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49662775"/>
        <w:tag w:val="goog_rdk_2090"/>
      </w:sdtPr>
      <w:sdtContent>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9139886"/>
              <w:tag w:val="goog_rdk_2087"/>
            </w:sdtPr>
            <w:sdtContent>
              <w:ins w:author="Quyền Linh Pham van" w:id="0" w:date="2026-02-02T14:44:37Z">
                <w:sdt>
                  <w:sdtPr>
                    <w:id w:val="-1101246343"/>
                    <w:tag w:val="goog_rdk_2088"/>
                  </w:sdtPr>
                  <w:sdtContent>
                    <w:del w:author="Alpharius" w:id="4" w:date="2026-02-03T17:54:28Z"/>
                  </w:sdtContent>
                </w:sdt>
              </w:ins>
              <w:sdt>
                <w:sdtPr>
                  <w:id w:val="1844753850"/>
                  <w:tag w:val="goog_rdk_20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57272622"/>
        <w:tag w:val="goog_rdk_2094"/>
      </w:sdtPr>
      <w:sdtContent>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1378731"/>
              <w:tag w:val="goog_rdk_2091"/>
            </w:sdtPr>
            <w:sdtContent>
              <w:ins w:author="Quyền Linh Pham van" w:id="0" w:date="2026-02-02T14:44:37Z">
                <w:sdt>
                  <w:sdtPr>
                    <w:id w:val="-975488517"/>
                    <w:tag w:val="goog_rdk_2092"/>
                  </w:sdtPr>
                  <w:sdtContent>
                    <w:del w:author="Alpharius" w:id="4" w:date="2026-02-03T17:54:28Z"/>
                  </w:sdtContent>
                </w:sdt>
              </w:ins>
              <w:sdt>
                <w:sdtPr>
                  <w:id w:val="1343878609"/>
                  <w:tag w:val="goog_rdk_20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46851600"/>
        <w:tag w:val="goog_rdk_2098"/>
      </w:sdtPr>
      <w:sdtContent>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0654640"/>
              <w:tag w:val="goog_rdk_2095"/>
            </w:sdtPr>
            <w:sdtContent>
              <w:ins w:author="Quyền Linh Pham van" w:id="0" w:date="2026-02-02T14:44:37Z">
                <w:sdt>
                  <w:sdtPr>
                    <w:id w:val="1028159109"/>
                    <w:tag w:val="goog_rdk_2096"/>
                  </w:sdtPr>
                  <w:sdtContent>
                    <w:del w:author="Alpharius" w:id="4" w:date="2026-02-03T17:54:28Z"/>
                  </w:sdtContent>
                </w:sdt>
              </w:ins>
              <w:sdt>
                <w:sdtPr>
                  <w:id w:val="-1851594384"/>
                  <w:tag w:val="goog_rdk_20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54496877"/>
        <w:tag w:val="goog_rdk_2102"/>
      </w:sdtPr>
      <w:sdtContent>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99102066"/>
              <w:tag w:val="goog_rdk_2099"/>
            </w:sdtPr>
            <w:sdtContent>
              <w:ins w:author="Quyền Linh Pham van" w:id="0" w:date="2026-02-02T14:44:37Z">
                <w:sdt>
                  <w:sdtPr>
                    <w:id w:val="137627395"/>
                    <w:tag w:val="goog_rdk_2100"/>
                  </w:sdtPr>
                  <w:sdtContent>
                    <w:del w:author="Alpharius" w:id="4" w:date="2026-02-03T17:54:28Z"/>
                  </w:sdtContent>
                </w:sdt>
              </w:ins>
              <w:sdt>
                <w:sdtPr>
                  <w:id w:val="-1227822551"/>
                  <w:tag w:val="goog_rdk_21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27253063"/>
        <w:tag w:val="goog_rdk_2106"/>
      </w:sdtPr>
      <w:sdtContent>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5114175"/>
              <w:tag w:val="goog_rdk_2103"/>
            </w:sdtPr>
            <w:sdtContent>
              <w:ins w:author="Quyền Linh Pham van" w:id="0" w:date="2026-02-02T14:44:37Z">
                <w:sdt>
                  <w:sdtPr>
                    <w:id w:val="944214008"/>
                    <w:tag w:val="goog_rdk_2104"/>
                  </w:sdtPr>
                  <w:sdtContent>
                    <w:del w:author="Alpharius" w:id="4" w:date="2026-02-03T17:54:28Z"/>
                  </w:sdtContent>
                </w:sdt>
              </w:ins>
              <w:sdt>
                <w:sdtPr>
                  <w:id w:val="-47525739"/>
                  <w:tag w:val="goog_rdk_21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88805449"/>
        <w:tag w:val="goog_rdk_2110"/>
      </w:sdtPr>
      <w:sdtContent>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9165676"/>
              <w:tag w:val="goog_rdk_2107"/>
            </w:sdtPr>
            <w:sdtContent>
              <w:ins w:author="Quyền Linh Pham van" w:id="0" w:date="2026-02-02T14:44:37Z">
                <w:sdt>
                  <w:sdtPr>
                    <w:id w:val="202093357"/>
                    <w:tag w:val="goog_rdk_2108"/>
                  </w:sdtPr>
                  <w:sdtContent>
                    <w:del w:author="Alpharius" w:id="4" w:date="2026-02-03T17:54:28Z"/>
                  </w:sdtContent>
                </w:sdt>
              </w:ins>
              <w:sdt>
                <w:sdtPr>
                  <w:id w:val="544175154"/>
                  <w:tag w:val="goog_rdk_21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61735436"/>
        <w:tag w:val="goog_rdk_2114"/>
      </w:sdtPr>
      <w:sdtContent>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970798"/>
              <w:tag w:val="goog_rdk_2111"/>
            </w:sdtPr>
            <w:sdtContent>
              <w:ins w:author="Quyền Linh Pham van" w:id="0" w:date="2026-02-02T14:44:37Z">
                <w:sdt>
                  <w:sdtPr>
                    <w:id w:val="1227488041"/>
                    <w:tag w:val="goog_rdk_2112"/>
                  </w:sdtPr>
                  <w:sdtContent>
                    <w:del w:author="Alpharius" w:id="4" w:date="2026-02-03T17:54:28Z"/>
                  </w:sdtContent>
                </w:sdt>
              </w:ins>
              <w:sdt>
                <w:sdtPr>
                  <w:id w:val="-1690184612"/>
                  <w:tag w:val="goog_rdk_21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7930510"/>
        <w:tag w:val="goog_rdk_2118"/>
      </w:sdtPr>
      <w:sdtContent>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107662"/>
              <w:tag w:val="goog_rdk_2115"/>
            </w:sdtPr>
            <w:sdtContent>
              <w:ins w:author="Quyền Linh Pham van" w:id="0" w:date="2026-02-02T14:44:37Z">
                <w:sdt>
                  <w:sdtPr>
                    <w:id w:val="-591765591"/>
                    <w:tag w:val="goog_rdk_2116"/>
                  </w:sdtPr>
                  <w:sdtContent>
                    <w:del w:author="Alpharius" w:id="4" w:date="2026-02-03T17:54:28Z"/>
                  </w:sdtContent>
                </w:sdt>
              </w:ins>
              <w:sdt>
                <w:sdtPr>
                  <w:id w:val="-1364010731"/>
                  <w:tag w:val="goog_rdk_21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99110624"/>
        <w:tag w:val="goog_rdk_2122"/>
      </w:sdtPr>
      <w:sdtContent>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09851121"/>
              <w:tag w:val="goog_rdk_2119"/>
            </w:sdtPr>
            <w:sdtContent>
              <w:ins w:author="Quyền Linh Pham van" w:id="0" w:date="2026-02-02T14:44:37Z">
                <w:sdt>
                  <w:sdtPr>
                    <w:id w:val="-2135050933"/>
                    <w:tag w:val="goog_rdk_2120"/>
                  </w:sdtPr>
                  <w:sdtContent>
                    <w:del w:author="Alpharius" w:id="4" w:date="2026-02-03T17:54:28Z"/>
                  </w:sdtContent>
                </w:sdt>
              </w:ins>
              <w:sdt>
                <w:sdtPr>
                  <w:id w:val="1648940167"/>
                  <w:tag w:val="goog_rdk_21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08222060"/>
        <w:tag w:val="goog_rdk_2126"/>
      </w:sdtPr>
      <w:sdtContent>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23356000"/>
              <w:tag w:val="goog_rdk_2123"/>
            </w:sdtPr>
            <w:sdtContent>
              <w:ins w:author="Quyền Linh Pham van" w:id="0" w:date="2026-02-02T14:44:37Z">
                <w:sdt>
                  <w:sdtPr>
                    <w:id w:val="-1444638944"/>
                    <w:tag w:val="goog_rdk_2124"/>
                  </w:sdtPr>
                  <w:sdtContent>
                    <w:del w:author="Alpharius" w:id="4" w:date="2026-02-03T17:54:28Z"/>
                  </w:sdtContent>
                </w:sdt>
              </w:ins>
              <w:sdt>
                <w:sdtPr>
                  <w:id w:val="-1074973553"/>
                  <w:tag w:val="goog_rdk_21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60415220"/>
        <w:tag w:val="goog_rdk_2130"/>
      </w:sdtPr>
      <w:sdtContent>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19267068"/>
              <w:tag w:val="goog_rdk_2127"/>
            </w:sdtPr>
            <w:sdtContent>
              <w:ins w:author="Quyền Linh Pham van" w:id="0" w:date="2026-02-02T14:44:37Z">
                <w:sdt>
                  <w:sdtPr>
                    <w:id w:val="-663985565"/>
                    <w:tag w:val="goog_rdk_2128"/>
                  </w:sdtPr>
                  <w:sdtContent>
                    <w:del w:author="Alpharius" w:id="4" w:date="2026-02-03T17:54:28Z"/>
                  </w:sdtContent>
                </w:sdt>
              </w:ins>
              <w:sdt>
                <w:sdtPr>
                  <w:id w:val="-1434645317"/>
                  <w:tag w:val="goog_rdk_21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84238408"/>
        <w:tag w:val="goog_rdk_2134"/>
      </w:sdtPr>
      <w:sdtContent>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7819249"/>
              <w:tag w:val="goog_rdk_2131"/>
            </w:sdtPr>
            <w:sdtContent>
              <w:ins w:author="Quyền Linh Pham van" w:id="0" w:date="2026-02-02T14:44:37Z">
                <w:sdt>
                  <w:sdtPr>
                    <w:id w:val="41088305"/>
                    <w:tag w:val="goog_rdk_2132"/>
                  </w:sdtPr>
                  <w:sdtContent>
                    <w:del w:author="Alpharius" w:id="4" w:date="2026-02-03T17:54:28Z"/>
                  </w:sdtContent>
                </w:sdt>
              </w:ins>
              <w:sdt>
                <w:sdtPr>
                  <w:id w:val="1557751431"/>
                  <w:tag w:val="goog_rdk_21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58571052"/>
        <w:tag w:val="goog_rdk_2138"/>
      </w:sdtPr>
      <w:sdtContent>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0310927"/>
              <w:tag w:val="goog_rdk_2135"/>
            </w:sdtPr>
            <w:sdtContent>
              <w:ins w:author="Quyền Linh Pham van" w:id="0" w:date="2026-02-02T14:44:37Z">
                <w:sdt>
                  <w:sdtPr>
                    <w:id w:val="-1444780476"/>
                    <w:tag w:val="goog_rdk_2136"/>
                  </w:sdtPr>
                  <w:sdtContent>
                    <w:del w:author="Alpharius" w:id="4" w:date="2026-02-03T17:54:28Z"/>
                  </w:sdtContent>
                </w:sdt>
              </w:ins>
              <w:sdt>
                <w:sdtPr>
                  <w:id w:val="1484818420"/>
                  <w:tag w:val="goog_rdk_21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23954165"/>
        <w:tag w:val="goog_rdk_2142"/>
      </w:sdtPr>
      <w:sdtContent>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95662503"/>
              <w:tag w:val="goog_rdk_2139"/>
            </w:sdtPr>
            <w:sdtContent>
              <w:ins w:author="Quyền Linh Pham van" w:id="0" w:date="2026-02-02T14:44:37Z">
                <w:sdt>
                  <w:sdtPr>
                    <w:id w:val="340154521"/>
                    <w:tag w:val="goog_rdk_2140"/>
                  </w:sdtPr>
                  <w:sdtContent>
                    <w:del w:author="Alpharius" w:id="4" w:date="2026-02-03T17:54:28Z"/>
                  </w:sdtContent>
                </w:sdt>
              </w:ins>
              <w:sdt>
                <w:sdtPr>
                  <w:id w:val="-265187118"/>
                  <w:tag w:val="goog_rdk_21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97840508"/>
        <w:tag w:val="goog_rdk_2146"/>
      </w:sdtPr>
      <w:sdtContent>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6882739"/>
              <w:tag w:val="goog_rdk_2143"/>
            </w:sdtPr>
            <w:sdtContent>
              <w:ins w:author="Quyền Linh Pham van" w:id="0" w:date="2026-02-02T14:44:37Z">
                <w:sdt>
                  <w:sdtPr>
                    <w:id w:val="1538592448"/>
                    <w:tag w:val="goog_rdk_2144"/>
                  </w:sdtPr>
                  <w:sdtContent>
                    <w:del w:author="Alpharius" w:id="4" w:date="2026-02-03T17:54:28Z"/>
                  </w:sdtContent>
                </w:sdt>
              </w:ins>
              <w:sdt>
                <w:sdtPr>
                  <w:id w:val="-1155520010"/>
                  <w:tag w:val="goog_rdk_21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95166647"/>
        <w:tag w:val="goog_rdk_2150"/>
      </w:sdtPr>
      <w:sdtContent>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2012780"/>
              <w:tag w:val="goog_rdk_2147"/>
            </w:sdtPr>
            <w:sdtContent>
              <w:ins w:author="Quyền Linh Pham van" w:id="0" w:date="2026-02-02T14:44:37Z">
                <w:sdt>
                  <w:sdtPr>
                    <w:id w:val="-843217729"/>
                    <w:tag w:val="goog_rdk_2148"/>
                  </w:sdtPr>
                  <w:sdtContent>
                    <w:del w:author="Alpharius" w:id="4" w:date="2026-02-03T17:54:28Z"/>
                  </w:sdtContent>
                </w:sdt>
              </w:ins>
              <w:sdt>
                <w:sdtPr>
                  <w:id w:val="-770825102"/>
                  <w:tag w:val="goog_rdk_21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9741392"/>
        <w:tag w:val="goog_rdk_2154"/>
      </w:sdtPr>
      <w:sdtContent>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26290599"/>
              <w:tag w:val="goog_rdk_2151"/>
            </w:sdtPr>
            <w:sdtContent>
              <w:ins w:author="Quyền Linh Pham van" w:id="0" w:date="2026-02-02T14:44:37Z">
                <w:sdt>
                  <w:sdtPr>
                    <w:id w:val="1950207474"/>
                    <w:tag w:val="goog_rdk_2152"/>
                  </w:sdtPr>
                  <w:sdtContent>
                    <w:del w:author="Alpharius" w:id="4" w:date="2026-02-03T17:54:28Z"/>
                  </w:sdtContent>
                </w:sdt>
              </w:ins>
              <w:sdt>
                <w:sdtPr>
                  <w:id w:val="1736261804"/>
                  <w:tag w:val="goog_rdk_21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33024752"/>
        <w:tag w:val="goog_rdk_2158"/>
      </w:sdtPr>
      <w:sdtContent>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202571"/>
              <w:tag w:val="goog_rdk_2155"/>
            </w:sdtPr>
            <w:sdtContent>
              <w:ins w:author="Quyền Linh Pham van" w:id="0" w:date="2026-02-02T14:44:37Z">
                <w:sdt>
                  <w:sdtPr>
                    <w:id w:val="744704894"/>
                    <w:tag w:val="goog_rdk_2156"/>
                  </w:sdtPr>
                  <w:sdtContent>
                    <w:del w:author="Alpharius" w:id="4" w:date="2026-02-03T17:54:28Z"/>
                  </w:sdtContent>
                </w:sdt>
              </w:ins>
              <w:sdt>
                <w:sdtPr>
                  <w:id w:val="-380403969"/>
                  <w:tag w:val="goog_rdk_21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54883204"/>
        <w:tag w:val="goog_rdk_2162"/>
      </w:sdtPr>
      <w:sdtContent>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90234265"/>
              <w:tag w:val="goog_rdk_2159"/>
            </w:sdtPr>
            <w:sdtContent>
              <w:ins w:author="Quyền Linh Pham van" w:id="0" w:date="2026-02-02T14:44:37Z">
                <w:sdt>
                  <w:sdtPr>
                    <w:id w:val="1579188479"/>
                    <w:tag w:val="goog_rdk_2160"/>
                  </w:sdtPr>
                  <w:sdtContent>
                    <w:del w:author="Alpharius" w:id="4" w:date="2026-02-03T17:54:28Z"/>
                  </w:sdtContent>
                </w:sdt>
              </w:ins>
              <w:sdt>
                <w:sdtPr>
                  <w:id w:val="-1560236850"/>
                  <w:tag w:val="goog_rdk_21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13683213"/>
        <w:tag w:val="goog_rdk_2166"/>
      </w:sdtPr>
      <w:sdtContent>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06975089"/>
              <w:tag w:val="goog_rdk_2163"/>
            </w:sdtPr>
            <w:sdtContent>
              <w:ins w:author="Quyền Linh Pham van" w:id="0" w:date="2026-02-02T14:44:37Z">
                <w:sdt>
                  <w:sdtPr>
                    <w:id w:val="173708765"/>
                    <w:tag w:val="goog_rdk_2164"/>
                  </w:sdtPr>
                  <w:sdtContent>
                    <w:del w:author="Alpharius" w:id="4" w:date="2026-02-03T17:54:28Z"/>
                  </w:sdtContent>
                </w:sdt>
              </w:ins>
              <w:sdt>
                <w:sdtPr>
                  <w:id w:val="-1246488407"/>
                  <w:tag w:val="goog_rdk_21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11167218"/>
        <w:tag w:val="goog_rdk_2170"/>
      </w:sdtPr>
      <w:sdtContent>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4234208"/>
              <w:tag w:val="goog_rdk_2167"/>
            </w:sdtPr>
            <w:sdtContent>
              <w:ins w:author="Quyền Linh Pham van" w:id="0" w:date="2026-02-02T14:44:37Z">
                <w:sdt>
                  <w:sdtPr>
                    <w:id w:val="1546833315"/>
                    <w:tag w:val="goog_rdk_2168"/>
                  </w:sdtPr>
                  <w:sdtContent>
                    <w:del w:author="Alpharius" w:id="4" w:date="2026-02-03T17:54:28Z"/>
                  </w:sdtContent>
                </w:sdt>
              </w:ins>
              <w:sdt>
                <w:sdtPr>
                  <w:id w:val="113087912"/>
                  <w:tag w:val="goog_rdk_21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32555456"/>
        <w:tag w:val="goog_rdk_2174"/>
      </w:sdtPr>
      <w:sdtContent>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66932694"/>
              <w:tag w:val="goog_rdk_2171"/>
            </w:sdtPr>
            <w:sdtContent>
              <w:ins w:author="Quyền Linh Pham van" w:id="0" w:date="2026-02-02T14:44:37Z">
                <w:sdt>
                  <w:sdtPr>
                    <w:id w:val="1516144296"/>
                    <w:tag w:val="goog_rdk_2172"/>
                  </w:sdtPr>
                  <w:sdtContent>
                    <w:del w:author="Alpharius" w:id="4" w:date="2026-02-03T17:54:28Z"/>
                  </w:sdtContent>
                </w:sdt>
              </w:ins>
              <w:sdt>
                <w:sdtPr>
                  <w:id w:val="2098020561"/>
                  <w:tag w:val="goog_rdk_21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50852075"/>
        <w:tag w:val="goog_rdk_2178"/>
      </w:sdtPr>
      <w:sdtContent>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41132576"/>
              <w:tag w:val="goog_rdk_2175"/>
            </w:sdtPr>
            <w:sdtContent>
              <w:ins w:author="Quyền Linh Pham van" w:id="0" w:date="2026-02-02T14:44:37Z">
                <w:sdt>
                  <w:sdtPr>
                    <w:id w:val="1958381524"/>
                    <w:tag w:val="goog_rdk_2176"/>
                  </w:sdtPr>
                  <w:sdtContent>
                    <w:del w:author="Alpharius" w:id="4" w:date="2026-02-03T17:54:28Z"/>
                  </w:sdtContent>
                </w:sdt>
              </w:ins>
              <w:sdt>
                <w:sdtPr>
                  <w:id w:val="-64377243"/>
                  <w:tag w:val="goog_rdk_21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47879931"/>
        <w:tag w:val="goog_rdk_2182"/>
      </w:sdtPr>
      <w:sdtContent>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1768281"/>
              <w:tag w:val="goog_rdk_2179"/>
            </w:sdtPr>
            <w:sdtContent>
              <w:ins w:author="Quyền Linh Pham van" w:id="0" w:date="2026-02-02T14:44:37Z">
                <w:sdt>
                  <w:sdtPr>
                    <w:id w:val="-127096177"/>
                    <w:tag w:val="goog_rdk_2180"/>
                  </w:sdtPr>
                  <w:sdtContent>
                    <w:del w:author="Alpharius" w:id="4" w:date="2026-02-03T17:54:28Z"/>
                  </w:sdtContent>
                </w:sdt>
              </w:ins>
              <w:sdt>
                <w:sdtPr>
                  <w:id w:val="388263195"/>
                  <w:tag w:val="goog_rdk_21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84789994"/>
        <w:tag w:val="goog_rdk_2186"/>
      </w:sdtPr>
      <w:sdtContent>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8549922"/>
              <w:tag w:val="goog_rdk_2183"/>
            </w:sdtPr>
            <w:sdtContent>
              <w:ins w:author="Quyền Linh Pham van" w:id="0" w:date="2026-02-02T14:44:37Z">
                <w:sdt>
                  <w:sdtPr>
                    <w:id w:val="2117676431"/>
                    <w:tag w:val="goog_rdk_2184"/>
                  </w:sdtPr>
                  <w:sdtContent>
                    <w:del w:author="Alpharius" w:id="4" w:date="2026-02-03T17:54:28Z"/>
                  </w:sdtContent>
                </w:sdt>
              </w:ins>
              <w:sdt>
                <w:sdtPr>
                  <w:id w:val="2136018236"/>
                  <w:tag w:val="goog_rdk_21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95519126"/>
        <w:tag w:val="goog_rdk_2190"/>
      </w:sdtPr>
      <w:sdtContent>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44021581"/>
              <w:tag w:val="goog_rdk_2187"/>
            </w:sdtPr>
            <w:sdtContent>
              <w:ins w:author="Quyền Linh Pham van" w:id="0" w:date="2026-02-02T14:44:37Z">
                <w:sdt>
                  <w:sdtPr>
                    <w:id w:val="57621310"/>
                    <w:tag w:val="goog_rdk_2188"/>
                  </w:sdtPr>
                  <w:sdtContent>
                    <w:del w:author="Alpharius" w:id="4" w:date="2026-02-03T17:54:28Z"/>
                  </w:sdtContent>
                </w:sdt>
              </w:ins>
              <w:sdt>
                <w:sdtPr>
                  <w:id w:val="-351595236"/>
                  <w:tag w:val="goog_rdk_21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97917372"/>
        <w:tag w:val="goog_rdk_2194"/>
      </w:sdtPr>
      <w:sdtContent>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1819390"/>
              <w:tag w:val="goog_rdk_2191"/>
            </w:sdtPr>
            <w:sdtContent>
              <w:ins w:author="Quyền Linh Pham van" w:id="0" w:date="2026-02-02T14:44:37Z">
                <w:sdt>
                  <w:sdtPr>
                    <w:id w:val="-231051294"/>
                    <w:tag w:val="goog_rdk_2192"/>
                  </w:sdtPr>
                  <w:sdtContent>
                    <w:del w:author="Alpharius" w:id="4" w:date="2026-02-03T17:54:28Z"/>
                  </w:sdtContent>
                </w:sdt>
              </w:ins>
              <w:sdt>
                <w:sdtPr>
                  <w:id w:val="921407301"/>
                  <w:tag w:val="goog_rdk_21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55146955"/>
        <w:tag w:val="goog_rdk_2198"/>
      </w:sdtPr>
      <w:sdtContent>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90926183"/>
              <w:tag w:val="goog_rdk_2195"/>
            </w:sdtPr>
            <w:sdtContent>
              <w:ins w:author="Quyền Linh Pham van" w:id="0" w:date="2026-02-02T14:44:37Z">
                <w:sdt>
                  <w:sdtPr>
                    <w:id w:val="444427948"/>
                    <w:tag w:val="goog_rdk_2196"/>
                  </w:sdtPr>
                  <w:sdtContent>
                    <w:del w:author="Alpharius" w:id="4" w:date="2026-02-03T17:54:28Z"/>
                  </w:sdtContent>
                </w:sdt>
              </w:ins>
              <w:sdt>
                <w:sdtPr>
                  <w:id w:val="565125291"/>
                  <w:tag w:val="goog_rdk_21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05177864"/>
        <w:tag w:val="goog_rdk_2202"/>
      </w:sdtPr>
      <w:sdtContent>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864636"/>
              <w:tag w:val="goog_rdk_2199"/>
            </w:sdtPr>
            <w:sdtContent>
              <w:ins w:author="Quyền Linh Pham van" w:id="0" w:date="2026-02-02T14:44:37Z">
                <w:sdt>
                  <w:sdtPr>
                    <w:id w:val="-1126446127"/>
                    <w:tag w:val="goog_rdk_2200"/>
                  </w:sdtPr>
                  <w:sdtContent>
                    <w:del w:author="Alpharius" w:id="4" w:date="2026-02-03T17:54:28Z"/>
                  </w:sdtContent>
                </w:sdt>
              </w:ins>
              <w:sdt>
                <w:sdtPr>
                  <w:id w:val="1861865200"/>
                  <w:tag w:val="goog_rdk_22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52988806"/>
        <w:tag w:val="goog_rdk_2206"/>
      </w:sdtPr>
      <w:sdtContent>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9238663"/>
              <w:tag w:val="goog_rdk_2203"/>
            </w:sdtPr>
            <w:sdtContent>
              <w:ins w:author="Quyền Linh Pham van" w:id="0" w:date="2026-02-02T14:44:37Z">
                <w:sdt>
                  <w:sdtPr>
                    <w:id w:val="-695739407"/>
                    <w:tag w:val="goog_rdk_2204"/>
                  </w:sdtPr>
                  <w:sdtContent>
                    <w:del w:author="Alpharius" w:id="4" w:date="2026-02-03T17:54:28Z"/>
                  </w:sdtContent>
                </w:sdt>
              </w:ins>
              <w:sdt>
                <w:sdtPr>
                  <w:id w:val="-648157633"/>
                  <w:tag w:val="goog_rdk_22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02772636"/>
        <w:tag w:val="goog_rdk_2210"/>
      </w:sdtPr>
      <w:sdtContent>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9004245"/>
              <w:tag w:val="goog_rdk_2207"/>
            </w:sdtPr>
            <w:sdtContent>
              <w:ins w:author="Quyền Linh Pham van" w:id="0" w:date="2026-02-02T14:44:37Z">
                <w:sdt>
                  <w:sdtPr>
                    <w:id w:val="-368888732"/>
                    <w:tag w:val="goog_rdk_2208"/>
                  </w:sdtPr>
                  <w:sdtContent>
                    <w:del w:author="Alpharius" w:id="4" w:date="2026-02-03T17:54:28Z"/>
                  </w:sdtContent>
                </w:sdt>
              </w:ins>
              <w:sdt>
                <w:sdtPr>
                  <w:id w:val="-691033880"/>
                  <w:tag w:val="goog_rdk_22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15779739"/>
        <w:tag w:val="goog_rdk_2214"/>
      </w:sdtPr>
      <w:sdtContent>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0709295"/>
              <w:tag w:val="goog_rdk_2211"/>
            </w:sdtPr>
            <w:sdtContent>
              <w:ins w:author="Quyền Linh Pham van" w:id="0" w:date="2026-02-02T14:44:37Z">
                <w:sdt>
                  <w:sdtPr>
                    <w:id w:val="1871112375"/>
                    <w:tag w:val="goog_rdk_2212"/>
                  </w:sdtPr>
                  <w:sdtContent>
                    <w:del w:author="Alpharius" w:id="4" w:date="2026-02-03T17:54:28Z"/>
                  </w:sdtContent>
                </w:sdt>
              </w:ins>
              <w:sdt>
                <w:sdtPr>
                  <w:id w:val="1178580526"/>
                  <w:tag w:val="goog_rdk_22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44710385"/>
        <w:tag w:val="goog_rdk_2218"/>
      </w:sdtPr>
      <w:sdtContent>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32523324"/>
              <w:tag w:val="goog_rdk_2215"/>
            </w:sdtPr>
            <w:sdtContent>
              <w:ins w:author="Quyền Linh Pham van" w:id="0" w:date="2026-02-02T14:44:37Z">
                <w:sdt>
                  <w:sdtPr>
                    <w:id w:val="-746926966"/>
                    <w:tag w:val="goog_rdk_2216"/>
                  </w:sdtPr>
                  <w:sdtContent>
                    <w:del w:author="Alpharius" w:id="4" w:date="2026-02-03T17:54:28Z"/>
                  </w:sdtContent>
                </w:sdt>
              </w:ins>
              <w:sdt>
                <w:sdtPr>
                  <w:id w:val="263344624"/>
                  <w:tag w:val="goog_rdk_22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04188112"/>
        <w:tag w:val="goog_rdk_2222"/>
      </w:sdtPr>
      <w:sdtContent>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6086961"/>
              <w:tag w:val="goog_rdk_2219"/>
            </w:sdtPr>
            <w:sdtContent>
              <w:ins w:author="Quyền Linh Pham van" w:id="0" w:date="2026-02-02T14:44:37Z">
                <w:sdt>
                  <w:sdtPr>
                    <w:id w:val="-1434366360"/>
                    <w:tag w:val="goog_rdk_2220"/>
                  </w:sdtPr>
                  <w:sdtContent>
                    <w:del w:author="Alpharius" w:id="4" w:date="2026-02-03T17:54:28Z"/>
                  </w:sdtContent>
                </w:sdt>
              </w:ins>
              <w:sdt>
                <w:sdtPr>
                  <w:id w:val="605158134"/>
                  <w:tag w:val="goog_rdk_22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77051153"/>
        <w:tag w:val="goog_rdk_2226"/>
      </w:sdtPr>
      <w:sdtContent>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9692799"/>
              <w:tag w:val="goog_rdk_2223"/>
            </w:sdtPr>
            <w:sdtContent>
              <w:ins w:author="Quyền Linh Pham van" w:id="0" w:date="2026-02-02T14:44:37Z">
                <w:sdt>
                  <w:sdtPr>
                    <w:id w:val="1298640687"/>
                    <w:tag w:val="goog_rdk_2224"/>
                  </w:sdtPr>
                  <w:sdtContent>
                    <w:del w:author="Alpharius" w:id="4" w:date="2026-02-03T17:54:28Z"/>
                  </w:sdtContent>
                </w:sdt>
              </w:ins>
              <w:sdt>
                <w:sdtPr>
                  <w:id w:val="493878368"/>
                  <w:tag w:val="goog_rdk_22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88072796"/>
        <w:tag w:val="goog_rdk_2230"/>
      </w:sdtPr>
      <w:sdtContent>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65766386"/>
              <w:tag w:val="goog_rdk_2227"/>
            </w:sdtPr>
            <w:sdtContent>
              <w:ins w:author="Quyền Linh Pham van" w:id="0" w:date="2026-02-02T14:44:37Z">
                <w:sdt>
                  <w:sdtPr>
                    <w:id w:val="-201283359"/>
                    <w:tag w:val="goog_rdk_2228"/>
                  </w:sdtPr>
                  <w:sdtContent>
                    <w:del w:author="Alpharius" w:id="4" w:date="2026-02-03T17:54:28Z"/>
                  </w:sdtContent>
                </w:sdt>
              </w:ins>
              <w:sdt>
                <w:sdtPr>
                  <w:id w:val="-1381637000"/>
                  <w:tag w:val="goog_rdk_22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57309990"/>
        <w:tag w:val="goog_rdk_2234"/>
      </w:sdtPr>
      <w:sdtContent>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1893621"/>
              <w:tag w:val="goog_rdk_2231"/>
            </w:sdtPr>
            <w:sdtContent>
              <w:ins w:author="Quyền Linh Pham van" w:id="0" w:date="2026-02-02T14:44:37Z">
                <w:sdt>
                  <w:sdtPr>
                    <w:id w:val="1087490648"/>
                    <w:tag w:val="goog_rdk_2232"/>
                  </w:sdtPr>
                  <w:sdtContent>
                    <w:del w:author="Alpharius" w:id="4" w:date="2026-02-03T17:54:28Z"/>
                  </w:sdtContent>
                </w:sdt>
              </w:ins>
              <w:sdt>
                <w:sdtPr>
                  <w:id w:val="-1500050006"/>
                  <w:tag w:val="goog_rdk_22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87779159"/>
        <w:tag w:val="goog_rdk_2238"/>
      </w:sdtPr>
      <w:sdtContent>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5728982"/>
              <w:tag w:val="goog_rdk_2235"/>
            </w:sdtPr>
            <w:sdtContent>
              <w:ins w:author="Quyền Linh Pham van" w:id="0" w:date="2026-02-02T14:44:37Z">
                <w:sdt>
                  <w:sdtPr>
                    <w:id w:val="-389408250"/>
                    <w:tag w:val="goog_rdk_2236"/>
                  </w:sdtPr>
                  <w:sdtContent>
                    <w:del w:author="Alpharius" w:id="4" w:date="2026-02-03T17:54:28Z"/>
                  </w:sdtContent>
                </w:sdt>
              </w:ins>
              <w:sdt>
                <w:sdtPr>
                  <w:id w:val="1995024048"/>
                  <w:tag w:val="goog_rdk_22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79756536"/>
        <w:tag w:val="goog_rdk_2242"/>
      </w:sdtPr>
      <w:sdtContent>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4343123"/>
              <w:tag w:val="goog_rdk_2239"/>
            </w:sdtPr>
            <w:sdtContent>
              <w:ins w:author="Quyền Linh Pham van" w:id="0" w:date="2026-02-02T14:44:37Z">
                <w:sdt>
                  <w:sdtPr>
                    <w:id w:val="775079920"/>
                    <w:tag w:val="goog_rdk_2240"/>
                  </w:sdtPr>
                  <w:sdtContent>
                    <w:del w:author="Alpharius" w:id="4" w:date="2026-02-03T17:54:28Z"/>
                  </w:sdtContent>
                </w:sdt>
              </w:ins>
              <w:sdt>
                <w:sdtPr>
                  <w:id w:val="-1506614412"/>
                  <w:tag w:val="goog_rdk_22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18130064"/>
        <w:tag w:val="goog_rdk_2246"/>
      </w:sdtPr>
      <w:sdtContent>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0630438"/>
              <w:tag w:val="goog_rdk_2243"/>
            </w:sdtPr>
            <w:sdtContent>
              <w:ins w:author="Quyền Linh Pham van" w:id="0" w:date="2026-02-02T14:44:37Z">
                <w:sdt>
                  <w:sdtPr>
                    <w:id w:val="-2064582058"/>
                    <w:tag w:val="goog_rdk_2244"/>
                  </w:sdtPr>
                  <w:sdtContent>
                    <w:del w:author="Alpharius" w:id="4" w:date="2026-02-03T17:54:28Z"/>
                  </w:sdtContent>
                </w:sdt>
              </w:ins>
              <w:sdt>
                <w:sdtPr>
                  <w:id w:val="109201087"/>
                  <w:tag w:val="goog_rdk_22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31435656"/>
        <w:tag w:val="goog_rdk_2250"/>
      </w:sdtPr>
      <w:sdtContent>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83463983"/>
              <w:tag w:val="goog_rdk_2247"/>
            </w:sdtPr>
            <w:sdtContent>
              <w:ins w:author="Quyền Linh Pham van" w:id="0" w:date="2026-02-02T14:44:37Z">
                <w:sdt>
                  <w:sdtPr>
                    <w:id w:val="876742223"/>
                    <w:tag w:val="goog_rdk_2248"/>
                  </w:sdtPr>
                  <w:sdtContent>
                    <w:del w:author="Alpharius" w:id="4" w:date="2026-02-03T17:54:28Z"/>
                  </w:sdtContent>
                </w:sdt>
              </w:ins>
              <w:sdt>
                <w:sdtPr>
                  <w:id w:val="-1120654873"/>
                  <w:tag w:val="goog_rdk_22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50572912"/>
        <w:tag w:val="goog_rdk_2254"/>
      </w:sdtPr>
      <w:sdtContent>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76920421"/>
              <w:tag w:val="goog_rdk_2251"/>
            </w:sdtPr>
            <w:sdtContent>
              <w:ins w:author="Quyền Linh Pham van" w:id="0" w:date="2026-02-02T14:44:37Z">
                <w:sdt>
                  <w:sdtPr>
                    <w:id w:val="-1080452717"/>
                    <w:tag w:val="goog_rdk_2252"/>
                  </w:sdtPr>
                  <w:sdtContent>
                    <w:del w:author="Alpharius" w:id="4" w:date="2026-02-03T17:54:28Z"/>
                  </w:sdtContent>
                </w:sdt>
              </w:ins>
              <w:sdt>
                <w:sdtPr>
                  <w:id w:val="-465831758"/>
                  <w:tag w:val="goog_rdk_22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49580874"/>
        <w:tag w:val="goog_rdk_2258"/>
      </w:sdtPr>
      <w:sdtContent>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6929349"/>
              <w:tag w:val="goog_rdk_2255"/>
            </w:sdtPr>
            <w:sdtContent>
              <w:ins w:author="Quyền Linh Pham van" w:id="0" w:date="2026-02-02T14:44:37Z">
                <w:sdt>
                  <w:sdtPr>
                    <w:id w:val="1903404058"/>
                    <w:tag w:val="goog_rdk_2256"/>
                  </w:sdtPr>
                  <w:sdtContent>
                    <w:del w:author="Alpharius" w:id="4" w:date="2026-02-03T17:54:28Z"/>
                  </w:sdtContent>
                </w:sdt>
              </w:ins>
              <w:sdt>
                <w:sdtPr>
                  <w:id w:val="-1242906506"/>
                  <w:tag w:val="goog_rdk_22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92897382"/>
        <w:tag w:val="goog_rdk_2262"/>
      </w:sdtPr>
      <w:sdtContent>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28893605"/>
              <w:tag w:val="goog_rdk_2259"/>
            </w:sdtPr>
            <w:sdtContent>
              <w:ins w:author="Quyền Linh Pham van" w:id="0" w:date="2026-02-02T14:44:37Z">
                <w:sdt>
                  <w:sdtPr>
                    <w:id w:val="-2147347995"/>
                    <w:tag w:val="goog_rdk_2260"/>
                  </w:sdtPr>
                  <w:sdtContent>
                    <w:del w:author="Alpharius" w:id="4" w:date="2026-02-03T17:54:28Z"/>
                  </w:sdtContent>
                </w:sdt>
              </w:ins>
              <w:sdt>
                <w:sdtPr>
                  <w:id w:val="30870644"/>
                  <w:tag w:val="goog_rdk_22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1637367"/>
        <w:tag w:val="goog_rdk_2266"/>
      </w:sdtPr>
      <w:sdtContent>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8870753"/>
              <w:tag w:val="goog_rdk_2263"/>
            </w:sdtPr>
            <w:sdtContent>
              <w:ins w:author="Quyền Linh Pham van" w:id="0" w:date="2026-02-02T14:44:37Z">
                <w:sdt>
                  <w:sdtPr>
                    <w:id w:val="-387934303"/>
                    <w:tag w:val="goog_rdk_2264"/>
                  </w:sdtPr>
                  <w:sdtContent>
                    <w:del w:author="Alpharius" w:id="4" w:date="2026-02-03T17:54:28Z"/>
                  </w:sdtContent>
                </w:sdt>
              </w:ins>
              <w:sdt>
                <w:sdtPr>
                  <w:id w:val="137834264"/>
                  <w:tag w:val="goog_rdk_22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06329858"/>
        <w:tag w:val="goog_rdk_2270"/>
      </w:sdtPr>
      <w:sdtContent>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9020930"/>
              <w:tag w:val="goog_rdk_2267"/>
            </w:sdtPr>
            <w:sdtContent>
              <w:ins w:author="Quyền Linh Pham van" w:id="0" w:date="2026-02-02T14:44:37Z">
                <w:sdt>
                  <w:sdtPr>
                    <w:id w:val="-1767430057"/>
                    <w:tag w:val="goog_rdk_2268"/>
                  </w:sdtPr>
                  <w:sdtContent>
                    <w:del w:author="Alpharius" w:id="4" w:date="2026-02-03T17:54:28Z"/>
                  </w:sdtContent>
                </w:sdt>
              </w:ins>
              <w:sdt>
                <w:sdtPr>
                  <w:id w:val="-336106371"/>
                  <w:tag w:val="goog_rdk_22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18603242"/>
        <w:tag w:val="goog_rdk_2274"/>
      </w:sdtPr>
      <w:sdtContent>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23956373"/>
              <w:tag w:val="goog_rdk_2271"/>
            </w:sdtPr>
            <w:sdtContent>
              <w:ins w:author="Quyền Linh Pham van" w:id="0" w:date="2026-02-02T14:44:37Z">
                <w:sdt>
                  <w:sdtPr>
                    <w:id w:val="2106448037"/>
                    <w:tag w:val="goog_rdk_2272"/>
                  </w:sdtPr>
                  <w:sdtContent>
                    <w:del w:author="Alpharius" w:id="4" w:date="2026-02-03T17:54:28Z"/>
                  </w:sdtContent>
                </w:sdt>
              </w:ins>
              <w:sdt>
                <w:sdtPr>
                  <w:id w:val="1096396069"/>
                  <w:tag w:val="goog_rdk_22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14328181"/>
        <w:tag w:val="goog_rdk_2278"/>
      </w:sdtPr>
      <w:sdtContent>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6722482"/>
              <w:tag w:val="goog_rdk_2275"/>
            </w:sdtPr>
            <w:sdtContent>
              <w:ins w:author="Quyền Linh Pham van" w:id="0" w:date="2026-02-02T14:44:37Z">
                <w:sdt>
                  <w:sdtPr>
                    <w:id w:val="-1147453729"/>
                    <w:tag w:val="goog_rdk_2276"/>
                  </w:sdtPr>
                  <w:sdtContent>
                    <w:del w:author="Alpharius" w:id="4" w:date="2026-02-03T17:54:28Z"/>
                  </w:sdtContent>
                </w:sdt>
              </w:ins>
              <w:sdt>
                <w:sdtPr>
                  <w:id w:val="289188256"/>
                  <w:tag w:val="goog_rdk_22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24619505"/>
        <w:tag w:val="goog_rdk_2282"/>
      </w:sdtPr>
      <w:sdtContent>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60119918"/>
              <w:tag w:val="goog_rdk_2279"/>
            </w:sdtPr>
            <w:sdtContent>
              <w:ins w:author="Quyền Linh Pham van" w:id="0" w:date="2026-02-02T14:44:37Z">
                <w:sdt>
                  <w:sdtPr>
                    <w:id w:val="424188671"/>
                    <w:tag w:val="goog_rdk_2280"/>
                  </w:sdtPr>
                  <w:sdtContent>
                    <w:del w:author="Alpharius" w:id="4" w:date="2026-02-03T17:54:28Z"/>
                  </w:sdtContent>
                </w:sdt>
              </w:ins>
              <w:sdt>
                <w:sdtPr>
                  <w:id w:val="512013632"/>
                  <w:tag w:val="goog_rdk_22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23407556"/>
        <w:tag w:val="goog_rdk_2286"/>
      </w:sdtPr>
      <w:sdtContent>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9203911"/>
              <w:tag w:val="goog_rdk_2283"/>
            </w:sdtPr>
            <w:sdtContent>
              <w:ins w:author="Quyền Linh Pham van" w:id="0" w:date="2026-02-02T14:44:37Z">
                <w:sdt>
                  <w:sdtPr>
                    <w:id w:val="-2124065499"/>
                    <w:tag w:val="goog_rdk_2284"/>
                  </w:sdtPr>
                  <w:sdtContent>
                    <w:del w:author="Alpharius" w:id="4" w:date="2026-02-03T17:54:28Z"/>
                  </w:sdtContent>
                </w:sdt>
              </w:ins>
              <w:sdt>
                <w:sdtPr>
                  <w:id w:val="-1513580012"/>
                  <w:tag w:val="goog_rdk_22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54779781"/>
        <w:tag w:val="goog_rdk_2290"/>
      </w:sdtPr>
      <w:sdtContent>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1449728"/>
              <w:tag w:val="goog_rdk_2287"/>
            </w:sdtPr>
            <w:sdtContent>
              <w:ins w:author="Quyền Linh Pham van" w:id="0" w:date="2026-02-02T14:44:37Z">
                <w:sdt>
                  <w:sdtPr>
                    <w:id w:val="-1366452310"/>
                    <w:tag w:val="goog_rdk_2288"/>
                  </w:sdtPr>
                  <w:sdtContent>
                    <w:del w:author="Alpharius" w:id="4" w:date="2026-02-03T17:54:28Z"/>
                  </w:sdtContent>
                </w:sdt>
              </w:ins>
              <w:sdt>
                <w:sdtPr>
                  <w:id w:val="-308728750"/>
                  <w:tag w:val="goog_rdk_22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30220854"/>
        <w:tag w:val="goog_rdk_2294"/>
      </w:sdtPr>
      <w:sdtContent>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28844769"/>
              <w:tag w:val="goog_rdk_2291"/>
            </w:sdtPr>
            <w:sdtContent>
              <w:ins w:author="Quyền Linh Pham van" w:id="0" w:date="2026-02-02T14:44:37Z">
                <w:sdt>
                  <w:sdtPr>
                    <w:id w:val="-1308747063"/>
                    <w:tag w:val="goog_rdk_2292"/>
                  </w:sdtPr>
                  <w:sdtContent>
                    <w:del w:author="Alpharius" w:id="4" w:date="2026-02-03T17:54:28Z"/>
                  </w:sdtContent>
                </w:sdt>
              </w:ins>
              <w:sdt>
                <w:sdtPr>
                  <w:id w:val="968525333"/>
                  <w:tag w:val="goog_rdk_22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53851174"/>
        <w:tag w:val="goog_rdk_2298"/>
      </w:sdtPr>
      <w:sdtContent>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2995323"/>
              <w:tag w:val="goog_rdk_2295"/>
            </w:sdtPr>
            <w:sdtContent>
              <w:ins w:author="Quyền Linh Pham van" w:id="0" w:date="2026-02-02T14:44:37Z">
                <w:sdt>
                  <w:sdtPr>
                    <w:id w:val="1999725794"/>
                    <w:tag w:val="goog_rdk_2296"/>
                  </w:sdtPr>
                  <w:sdtContent>
                    <w:del w:author="Alpharius" w:id="4" w:date="2026-02-03T17:54:28Z"/>
                  </w:sdtContent>
                </w:sdt>
              </w:ins>
              <w:sdt>
                <w:sdtPr>
                  <w:id w:val="1672615245"/>
                  <w:tag w:val="goog_rdk_22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38372829"/>
        <w:tag w:val="goog_rdk_2302"/>
      </w:sdtPr>
      <w:sdtContent>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18651959"/>
              <w:tag w:val="goog_rdk_2299"/>
            </w:sdtPr>
            <w:sdtContent>
              <w:ins w:author="Quyền Linh Pham van" w:id="0" w:date="2026-02-02T14:44:37Z">
                <w:sdt>
                  <w:sdtPr>
                    <w:id w:val="-1446965068"/>
                    <w:tag w:val="goog_rdk_2300"/>
                  </w:sdtPr>
                  <w:sdtContent>
                    <w:del w:author="Alpharius" w:id="4" w:date="2026-02-03T17:54:28Z"/>
                  </w:sdtContent>
                </w:sdt>
              </w:ins>
              <w:sdt>
                <w:sdtPr>
                  <w:id w:val="23389666"/>
                  <w:tag w:val="goog_rdk_23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53840811"/>
        <w:tag w:val="goog_rdk_2306"/>
      </w:sdtPr>
      <w:sdtContent>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5252705"/>
              <w:tag w:val="goog_rdk_2303"/>
            </w:sdtPr>
            <w:sdtContent>
              <w:ins w:author="Quyền Linh Pham van" w:id="0" w:date="2026-02-02T14:44:37Z">
                <w:sdt>
                  <w:sdtPr>
                    <w:id w:val="-1681923647"/>
                    <w:tag w:val="goog_rdk_2304"/>
                  </w:sdtPr>
                  <w:sdtContent>
                    <w:del w:author="Alpharius" w:id="4" w:date="2026-02-03T17:54:28Z"/>
                  </w:sdtContent>
                </w:sdt>
              </w:ins>
              <w:sdt>
                <w:sdtPr>
                  <w:id w:val="-1922705285"/>
                  <w:tag w:val="goog_rdk_23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61755728"/>
        <w:tag w:val="goog_rdk_2310"/>
      </w:sdtPr>
      <w:sdtContent>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4092381"/>
              <w:tag w:val="goog_rdk_2307"/>
            </w:sdtPr>
            <w:sdtContent>
              <w:ins w:author="Quyền Linh Pham van" w:id="0" w:date="2026-02-02T14:44:37Z">
                <w:sdt>
                  <w:sdtPr>
                    <w:id w:val="-93865594"/>
                    <w:tag w:val="goog_rdk_2308"/>
                  </w:sdtPr>
                  <w:sdtContent>
                    <w:del w:author="Alpharius" w:id="4" w:date="2026-02-03T17:54:28Z"/>
                  </w:sdtContent>
                </w:sdt>
              </w:ins>
              <w:sdt>
                <w:sdtPr>
                  <w:id w:val="239316586"/>
                  <w:tag w:val="goog_rdk_23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53937505"/>
        <w:tag w:val="goog_rdk_2314"/>
      </w:sdtPr>
      <w:sdtContent>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73800881"/>
              <w:tag w:val="goog_rdk_2311"/>
            </w:sdtPr>
            <w:sdtContent>
              <w:ins w:author="Quyền Linh Pham van" w:id="0" w:date="2026-02-02T14:44:37Z">
                <w:sdt>
                  <w:sdtPr>
                    <w:id w:val="1372106381"/>
                    <w:tag w:val="goog_rdk_2312"/>
                  </w:sdtPr>
                  <w:sdtContent>
                    <w:del w:author="Alpharius" w:id="4" w:date="2026-02-03T17:54:28Z"/>
                  </w:sdtContent>
                </w:sdt>
              </w:ins>
              <w:sdt>
                <w:sdtPr>
                  <w:id w:val="-924641350"/>
                  <w:tag w:val="goog_rdk_23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28287797"/>
        <w:tag w:val="goog_rdk_2318"/>
      </w:sdtPr>
      <w:sdtContent>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35855778"/>
              <w:tag w:val="goog_rdk_2315"/>
            </w:sdtPr>
            <w:sdtContent>
              <w:ins w:author="Quyền Linh Pham van" w:id="0" w:date="2026-02-02T14:44:37Z">
                <w:sdt>
                  <w:sdtPr>
                    <w:id w:val="-295379611"/>
                    <w:tag w:val="goog_rdk_2316"/>
                  </w:sdtPr>
                  <w:sdtContent>
                    <w:del w:author="Alpharius" w:id="4" w:date="2026-02-03T17:54:28Z"/>
                  </w:sdtContent>
                </w:sdt>
              </w:ins>
              <w:sdt>
                <w:sdtPr>
                  <w:id w:val="1341730766"/>
                  <w:tag w:val="goog_rdk_23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63788607"/>
        <w:tag w:val="goog_rdk_2322"/>
      </w:sdtPr>
      <w:sdtContent>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90602415"/>
              <w:tag w:val="goog_rdk_2319"/>
            </w:sdtPr>
            <w:sdtContent>
              <w:ins w:author="Quyền Linh Pham van" w:id="0" w:date="2026-02-02T14:44:37Z">
                <w:sdt>
                  <w:sdtPr>
                    <w:id w:val="2039395964"/>
                    <w:tag w:val="goog_rdk_2320"/>
                  </w:sdtPr>
                  <w:sdtContent>
                    <w:del w:author="Alpharius" w:id="4" w:date="2026-02-03T17:54:28Z"/>
                  </w:sdtContent>
                </w:sdt>
              </w:ins>
              <w:sdt>
                <w:sdtPr>
                  <w:id w:val="-565242690"/>
                  <w:tag w:val="goog_rdk_23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62137986"/>
        <w:tag w:val="goog_rdk_2326"/>
      </w:sdtPr>
      <w:sdtContent>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5222420"/>
              <w:tag w:val="goog_rdk_2323"/>
            </w:sdtPr>
            <w:sdtContent>
              <w:ins w:author="Quyền Linh Pham van" w:id="0" w:date="2026-02-02T14:44:37Z">
                <w:sdt>
                  <w:sdtPr>
                    <w:id w:val="1798691108"/>
                    <w:tag w:val="goog_rdk_2324"/>
                  </w:sdtPr>
                  <w:sdtContent>
                    <w:del w:author="Alpharius" w:id="4" w:date="2026-02-03T17:54:28Z"/>
                  </w:sdtContent>
                </w:sdt>
              </w:ins>
              <w:sdt>
                <w:sdtPr>
                  <w:id w:val="618103446"/>
                  <w:tag w:val="goog_rdk_23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68195735"/>
        <w:tag w:val="goog_rdk_2330"/>
      </w:sdtPr>
      <w:sdtContent>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5954022"/>
              <w:tag w:val="goog_rdk_2327"/>
            </w:sdtPr>
            <w:sdtContent>
              <w:ins w:author="Quyền Linh Pham van" w:id="0" w:date="2026-02-02T14:44:37Z">
                <w:sdt>
                  <w:sdtPr>
                    <w:id w:val="-707737477"/>
                    <w:tag w:val="goog_rdk_2328"/>
                  </w:sdtPr>
                  <w:sdtContent>
                    <w:del w:author="Alpharius" w:id="4" w:date="2026-02-03T17:54:28Z"/>
                  </w:sdtContent>
                </w:sdt>
              </w:ins>
              <w:sdt>
                <w:sdtPr>
                  <w:id w:val="1191945636"/>
                  <w:tag w:val="goog_rdk_23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24844885"/>
        <w:tag w:val="goog_rdk_2334"/>
      </w:sdtPr>
      <w:sdtContent>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5512397"/>
              <w:tag w:val="goog_rdk_2331"/>
            </w:sdtPr>
            <w:sdtContent>
              <w:ins w:author="Quyền Linh Pham van" w:id="0" w:date="2026-02-02T14:44:37Z">
                <w:sdt>
                  <w:sdtPr>
                    <w:id w:val="796918068"/>
                    <w:tag w:val="goog_rdk_2332"/>
                  </w:sdtPr>
                  <w:sdtContent>
                    <w:del w:author="Alpharius" w:id="4" w:date="2026-02-03T17:54:28Z"/>
                  </w:sdtContent>
                </w:sdt>
              </w:ins>
              <w:sdt>
                <w:sdtPr>
                  <w:id w:val="-1984133916"/>
                  <w:tag w:val="goog_rdk_23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43110551"/>
        <w:tag w:val="goog_rdk_2338"/>
      </w:sdtPr>
      <w:sdtContent>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58139497"/>
              <w:tag w:val="goog_rdk_2335"/>
            </w:sdtPr>
            <w:sdtContent>
              <w:ins w:author="Quyền Linh Pham van" w:id="0" w:date="2026-02-02T14:44:37Z">
                <w:sdt>
                  <w:sdtPr>
                    <w:id w:val="580993639"/>
                    <w:tag w:val="goog_rdk_2336"/>
                  </w:sdtPr>
                  <w:sdtContent>
                    <w:del w:author="Alpharius" w:id="4" w:date="2026-02-03T17:54:28Z"/>
                  </w:sdtContent>
                </w:sdt>
              </w:ins>
              <w:sdt>
                <w:sdtPr>
                  <w:id w:val="-1999979561"/>
                  <w:tag w:val="goog_rdk_23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22041828"/>
        <w:tag w:val="goog_rdk_2342"/>
      </w:sdtPr>
      <w:sdtContent>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78998188"/>
              <w:tag w:val="goog_rdk_2339"/>
            </w:sdtPr>
            <w:sdtContent>
              <w:ins w:author="Quyền Linh Pham van" w:id="0" w:date="2026-02-02T14:44:37Z">
                <w:sdt>
                  <w:sdtPr>
                    <w:id w:val="-2146430511"/>
                    <w:tag w:val="goog_rdk_2340"/>
                  </w:sdtPr>
                  <w:sdtContent>
                    <w:del w:author="Alpharius" w:id="4" w:date="2026-02-03T17:54:28Z"/>
                  </w:sdtContent>
                </w:sdt>
              </w:ins>
              <w:sdt>
                <w:sdtPr>
                  <w:id w:val="-1723439137"/>
                  <w:tag w:val="goog_rdk_23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42031880"/>
        <w:tag w:val="goog_rdk_2346"/>
      </w:sdtPr>
      <w:sdtContent>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71377894"/>
              <w:tag w:val="goog_rdk_2343"/>
            </w:sdtPr>
            <w:sdtContent>
              <w:ins w:author="Quyền Linh Pham van" w:id="0" w:date="2026-02-02T14:44:37Z">
                <w:sdt>
                  <w:sdtPr>
                    <w:id w:val="-1836922725"/>
                    <w:tag w:val="goog_rdk_2344"/>
                  </w:sdtPr>
                  <w:sdtContent>
                    <w:del w:author="Alpharius" w:id="4" w:date="2026-02-03T17:54:28Z"/>
                  </w:sdtContent>
                </w:sdt>
              </w:ins>
              <w:sdt>
                <w:sdtPr>
                  <w:id w:val="898988111"/>
                  <w:tag w:val="goog_rdk_23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95696863"/>
        <w:tag w:val="goog_rdk_2350"/>
      </w:sdtPr>
      <w:sdtContent>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1645630"/>
              <w:tag w:val="goog_rdk_2347"/>
            </w:sdtPr>
            <w:sdtContent>
              <w:ins w:author="Quyền Linh Pham van" w:id="0" w:date="2026-02-02T14:44:37Z">
                <w:sdt>
                  <w:sdtPr>
                    <w:id w:val="85045981"/>
                    <w:tag w:val="goog_rdk_2348"/>
                  </w:sdtPr>
                  <w:sdtContent>
                    <w:del w:author="Alpharius" w:id="4" w:date="2026-02-03T17:54:28Z"/>
                  </w:sdtContent>
                </w:sdt>
              </w:ins>
              <w:sdt>
                <w:sdtPr>
                  <w:id w:val="44486111"/>
                  <w:tag w:val="goog_rdk_23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58193157"/>
        <w:tag w:val="goog_rdk_2354"/>
      </w:sdtPr>
      <w:sdtContent>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11028159"/>
              <w:tag w:val="goog_rdk_2351"/>
            </w:sdtPr>
            <w:sdtContent>
              <w:ins w:author="Quyền Linh Pham van" w:id="0" w:date="2026-02-02T14:44:37Z">
                <w:sdt>
                  <w:sdtPr>
                    <w:id w:val="-1824517830"/>
                    <w:tag w:val="goog_rdk_2352"/>
                  </w:sdtPr>
                  <w:sdtContent>
                    <w:del w:author="Alpharius" w:id="4" w:date="2026-02-03T17:54:28Z"/>
                  </w:sdtContent>
                </w:sdt>
              </w:ins>
              <w:sdt>
                <w:sdtPr>
                  <w:id w:val="-1507012143"/>
                  <w:tag w:val="goog_rdk_23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22782469"/>
        <w:tag w:val="goog_rdk_2358"/>
      </w:sdtPr>
      <w:sdtContent>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62536466"/>
              <w:tag w:val="goog_rdk_2355"/>
            </w:sdtPr>
            <w:sdtContent>
              <w:ins w:author="Quyền Linh Pham van" w:id="0" w:date="2026-02-02T14:44:37Z">
                <w:sdt>
                  <w:sdtPr>
                    <w:id w:val="-552270223"/>
                    <w:tag w:val="goog_rdk_2356"/>
                  </w:sdtPr>
                  <w:sdtContent>
                    <w:del w:author="Alpharius" w:id="4" w:date="2026-02-03T17:54:28Z"/>
                  </w:sdtContent>
                </w:sdt>
              </w:ins>
              <w:sdt>
                <w:sdtPr>
                  <w:id w:val="1889171192"/>
                  <w:tag w:val="goog_rdk_23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42231041"/>
        <w:tag w:val="goog_rdk_2362"/>
      </w:sdtPr>
      <w:sdtContent>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57423794"/>
              <w:tag w:val="goog_rdk_2359"/>
            </w:sdtPr>
            <w:sdtContent>
              <w:ins w:author="Quyền Linh Pham van" w:id="0" w:date="2026-02-02T14:44:37Z">
                <w:sdt>
                  <w:sdtPr>
                    <w:id w:val="775207928"/>
                    <w:tag w:val="goog_rdk_2360"/>
                  </w:sdtPr>
                  <w:sdtContent>
                    <w:del w:author="Alpharius" w:id="4" w:date="2026-02-03T17:54:28Z"/>
                  </w:sdtContent>
                </w:sdt>
              </w:ins>
              <w:sdt>
                <w:sdtPr>
                  <w:id w:val="-529938027"/>
                  <w:tag w:val="goog_rdk_23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61887263"/>
        <w:tag w:val="goog_rdk_2366"/>
      </w:sdtPr>
      <w:sdtContent>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59616812"/>
              <w:tag w:val="goog_rdk_2363"/>
            </w:sdtPr>
            <w:sdtContent>
              <w:ins w:author="Quyền Linh Pham van" w:id="0" w:date="2026-02-02T14:44:37Z">
                <w:sdt>
                  <w:sdtPr>
                    <w:id w:val="-642233274"/>
                    <w:tag w:val="goog_rdk_2364"/>
                  </w:sdtPr>
                  <w:sdtContent>
                    <w:del w:author="Alpharius" w:id="4" w:date="2026-02-03T17:54:28Z"/>
                  </w:sdtContent>
                </w:sdt>
              </w:ins>
              <w:sdt>
                <w:sdtPr>
                  <w:id w:val="-2125758562"/>
                  <w:tag w:val="goog_rdk_23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26004939"/>
        <w:tag w:val="goog_rdk_2370"/>
      </w:sdtPr>
      <w:sdtContent>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471608"/>
              <w:tag w:val="goog_rdk_2367"/>
            </w:sdtPr>
            <w:sdtContent>
              <w:ins w:author="Quyền Linh Pham van" w:id="0" w:date="2026-02-02T14:44:37Z">
                <w:sdt>
                  <w:sdtPr>
                    <w:id w:val="-503497568"/>
                    <w:tag w:val="goog_rdk_2368"/>
                  </w:sdtPr>
                  <w:sdtContent>
                    <w:del w:author="Alpharius" w:id="4" w:date="2026-02-03T17:54:28Z"/>
                  </w:sdtContent>
                </w:sdt>
              </w:ins>
              <w:sdt>
                <w:sdtPr>
                  <w:id w:val="1333998114"/>
                  <w:tag w:val="goog_rdk_23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48022425"/>
        <w:tag w:val="goog_rdk_2374"/>
      </w:sdtPr>
      <w:sdtContent>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5787715"/>
              <w:tag w:val="goog_rdk_2371"/>
            </w:sdtPr>
            <w:sdtContent>
              <w:ins w:author="Quyền Linh Pham van" w:id="0" w:date="2026-02-02T14:44:37Z">
                <w:sdt>
                  <w:sdtPr>
                    <w:id w:val="403411747"/>
                    <w:tag w:val="goog_rdk_2372"/>
                  </w:sdtPr>
                  <w:sdtContent>
                    <w:del w:author="Alpharius" w:id="4" w:date="2026-02-03T17:54:28Z"/>
                  </w:sdtContent>
                </w:sdt>
              </w:ins>
              <w:sdt>
                <w:sdtPr>
                  <w:id w:val="-266064638"/>
                  <w:tag w:val="goog_rdk_23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85079540"/>
        <w:tag w:val="goog_rdk_2378"/>
      </w:sdtPr>
      <w:sdtContent>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1285409"/>
              <w:tag w:val="goog_rdk_2375"/>
            </w:sdtPr>
            <w:sdtContent>
              <w:ins w:author="Quyền Linh Pham van" w:id="0" w:date="2026-02-02T14:44:37Z">
                <w:sdt>
                  <w:sdtPr>
                    <w:id w:val="1975768262"/>
                    <w:tag w:val="goog_rdk_2376"/>
                  </w:sdtPr>
                  <w:sdtContent>
                    <w:del w:author="Alpharius" w:id="4" w:date="2026-02-03T17:54:28Z"/>
                  </w:sdtContent>
                </w:sdt>
              </w:ins>
              <w:sdt>
                <w:sdtPr>
                  <w:id w:val="6226732"/>
                  <w:tag w:val="goog_rdk_23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84483684"/>
        <w:tag w:val="goog_rdk_2382"/>
      </w:sdtPr>
      <w:sdtContent>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6553952"/>
              <w:tag w:val="goog_rdk_2379"/>
            </w:sdtPr>
            <w:sdtContent>
              <w:ins w:author="Quyền Linh Pham van" w:id="0" w:date="2026-02-02T14:44:37Z">
                <w:sdt>
                  <w:sdtPr>
                    <w:id w:val="-1526433447"/>
                    <w:tag w:val="goog_rdk_2380"/>
                  </w:sdtPr>
                  <w:sdtContent>
                    <w:del w:author="Alpharius" w:id="4" w:date="2026-02-03T17:54:28Z"/>
                  </w:sdtContent>
                </w:sdt>
              </w:ins>
              <w:sdt>
                <w:sdtPr>
                  <w:id w:val="-354923556"/>
                  <w:tag w:val="goog_rdk_23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34082451"/>
        <w:tag w:val="goog_rdk_2386"/>
      </w:sdtPr>
      <w:sdtContent>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99954685"/>
              <w:tag w:val="goog_rdk_2383"/>
            </w:sdtPr>
            <w:sdtContent>
              <w:ins w:author="Quyền Linh Pham van" w:id="0" w:date="2026-02-02T14:44:37Z">
                <w:sdt>
                  <w:sdtPr>
                    <w:id w:val="10525932"/>
                    <w:tag w:val="goog_rdk_2384"/>
                  </w:sdtPr>
                  <w:sdtContent>
                    <w:del w:author="Alpharius" w:id="4" w:date="2026-02-03T17:54:28Z"/>
                  </w:sdtContent>
                </w:sdt>
              </w:ins>
              <w:sdt>
                <w:sdtPr>
                  <w:id w:val="-128630597"/>
                  <w:tag w:val="goog_rdk_23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89861377"/>
        <w:tag w:val="goog_rdk_2390"/>
      </w:sdtPr>
      <w:sdtContent>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00049577"/>
              <w:tag w:val="goog_rdk_2387"/>
            </w:sdtPr>
            <w:sdtContent>
              <w:ins w:author="Quyền Linh Pham van" w:id="0" w:date="2026-02-02T14:44:37Z">
                <w:sdt>
                  <w:sdtPr>
                    <w:id w:val="-124256330"/>
                    <w:tag w:val="goog_rdk_2388"/>
                  </w:sdtPr>
                  <w:sdtContent>
                    <w:del w:author="Alpharius" w:id="4" w:date="2026-02-03T17:54:28Z"/>
                  </w:sdtContent>
                </w:sdt>
              </w:ins>
              <w:sdt>
                <w:sdtPr>
                  <w:id w:val="992681018"/>
                  <w:tag w:val="goog_rdk_23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36814828"/>
        <w:tag w:val="goog_rdk_2394"/>
      </w:sdtPr>
      <w:sdtContent>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1221981"/>
              <w:tag w:val="goog_rdk_2391"/>
            </w:sdtPr>
            <w:sdtContent>
              <w:ins w:author="Quyền Linh Pham van" w:id="0" w:date="2026-02-02T14:44:37Z">
                <w:sdt>
                  <w:sdtPr>
                    <w:id w:val="834837818"/>
                    <w:tag w:val="goog_rdk_2392"/>
                  </w:sdtPr>
                  <w:sdtContent>
                    <w:del w:author="Alpharius" w:id="4" w:date="2026-02-03T17:54:28Z"/>
                  </w:sdtContent>
                </w:sdt>
              </w:ins>
              <w:sdt>
                <w:sdtPr>
                  <w:id w:val="-116756694"/>
                  <w:tag w:val="goog_rdk_23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30538756"/>
        <w:tag w:val="goog_rdk_2398"/>
      </w:sdtPr>
      <w:sdtContent>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55053296"/>
              <w:tag w:val="goog_rdk_2395"/>
            </w:sdtPr>
            <w:sdtContent>
              <w:ins w:author="Quyền Linh Pham van" w:id="0" w:date="2026-02-02T14:44:37Z">
                <w:sdt>
                  <w:sdtPr>
                    <w:id w:val="-1068472176"/>
                    <w:tag w:val="goog_rdk_2396"/>
                  </w:sdtPr>
                  <w:sdtContent>
                    <w:del w:author="Alpharius" w:id="4" w:date="2026-02-03T17:54:28Z"/>
                  </w:sdtContent>
                </w:sdt>
              </w:ins>
              <w:sdt>
                <w:sdtPr>
                  <w:id w:val="-147337204"/>
                  <w:tag w:val="goog_rdk_23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96688279"/>
        <w:tag w:val="goog_rdk_2402"/>
      </w:sdtPr>
      <w:sdtContent>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8250871"/>
              <w:tag w:val="goog_rdk_2399"/>
            </w:sdtPr>
            <w:sdtContent>
              <w:ins w:author="Quyền Linh Pham van" w:id="0" w:date="2026-02-02T14:44:37Z">
                <w:sdt>
                  <w:sdtPr>
                    <w:id w:val="-799541221"/>
                    <w:tag w:val="goog_rdk_2400"/>
                  </w:sdtPr>
                  <w:sdtContent>
                    <w:del w:author="Alpharius" w:id="4" w:date="2026-02-03T17:54:28Z"/>
                  </w:sdtContent>
                </w:sdt>
              </w:ins>
              <w:sdt>
                <w:sdtPr>
                  <w:id w:val="-1740138051"/>
                  <w:tag w:val="goog_rdk_24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12414794"/>
        <w:tag w:val="goog_rdk_2406"/>
      </w:sdtPr>
      <w:sdtContent>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360484"/>
              <w:tag w:val="goog_rdk_2403"/>
            </w:sdtPr>
            <w:sdtContent>
              <w:ins w:author="Quyền Linh Pham van" w:id="0" w:date="2026-02-02T14:44:37Z">
                <w:sdt>
                  <w:sdtPr>
                    <w:id w:val="276114585"/>
                    <w:tag w:val="goog_rdk_2404"/>
                  </w:sdtPr>
                  <w:sdtContent>
                    <w:del w:author="Alpharius" w:id="4" w:date="2026-02-03T17:54:28Z"/>
                  </w:sdtContent>
                </w:sdt>
              </w:ins>
              <w:sdt>
                <w:sdtPr>
                  <w:id w:val="-901604961"/>
                  <w:tag w:val="goog_rdk_24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6330212"/>
        <w:tag w:val="goog_rdk_2410"/>
      </w:sdtPr>
      <w:sdtContent>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59324815"/>
              <w:tag w:val="goog_rdk_2407"/>
            </w:sdtPr>
            <w:sdtContent>
              <w:ins w:author="Quyền Linh Pham van" w:id="0" w:date="2026-02-02T14:44:37Z">
                <w:sdt>
                  <w:sdtPr>
                    <w:id w:val="1818960825"/>
                    <w:tag w:val="goog_rdk_2408"/>
                  </w:sdtPr>
                  <w:sdtContent>
                    <w:del w:author="Alpharius" w:id="4" w:date="2026-02-03T17:54:28Z"/>
                  </w:sdtContent>
                </w:sdt>
              </w:ins>
              <w:sdt>
                <w:sdtPr>
                  <w:id w:val="-17438807"/>
                  <w:tag w:val="goog_rdk_24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41080859"/>
        <w:tag w:val="goog_rdk_2414"/>
      </w:sdtPr>
      <w:sdtContent>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8968932"/>
              <w:tag w:val="goog_rdk_2411"/>
            </w:sdtPr>
            <w:sdtContent>
              <w:ins w:author="Quyền Linh Pham van" w:id="0" w:date="2026-02-02T14:44:37Z">
                <w:sdt>
                  <w:sdtPr>
                    <w:id w:val="-1860503067"/>
                    <w:tag w:val="goog_rdk_2412"/>
                  </w:sdtPr>
                  <w:sdtContent>
                    <w:del w:author="Alpharius" w:id="4" w:date="2026-02-03T17:54:28Z"/>
                  </w:sdtContent>
                </w:sdt>
              </w:ins>
              <w:sdt>
                <w:sdtPr>
                  <w:id w:val="-1604827558"/>
                  <w:tag w:val="goog_rdk_24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03284623"/>
        <w:tag w:val="goog_rdk_2418"/>
      </w:sdtPr>
      <w:sdtContent>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3251452"/>
              <w:tag w:val="goog_rdk_2415"/>
            </w:sdtPr>
            <w:sdtContent>
              <w:ins w:author="Quyền Linh Pham van" w:id="0" w:date="2026-02-02T14:44:37Z">
                <w:sdt>
                  <w:sdtPr>
                    <w:id w:val="1412117075"/>
                    <w:tag w:val="goog_rdk_2416"/>
                  </w:sdtPr>
                  <w:sdtContent>
                    <w:del w:author="Alpharius" w:id="4" w:date="2026-02-03T17:54:28Z"/>
                  </w:sdtContent>
                </w:sdt>
              </w:ins>
              <w:sdt>
                <w:sdtPr>
                  <w:id w:val="-425475678"/>
                  <w:tag w:val="goog_rdk_24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0093044"/>
        <w:tag w:val="goog_rdk_2422"/>
      </w:sdtPr>
      <w:sdtContent>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61192681"/>
              <w:tag w:val="goog_rdk_2419"/>
            </w:sdtPr>
            <w:sdtContent>
              <w:ins w:author="Quyền Linh Pham van" w:id="0" w:date="2026-02-02T14:44:37Z">
                <w:sdt>
                  <w:sdtPr>
                    <w:id w:val="1085392446"/>
                    <w:tag w:val="goog_rdk_2420"/>
                  </w:sdtPr>
                  <w:sdtContent>
                    <w:del w:author="Alpharius" w:id="4" w:date="2026-02-03T17:54:28Z"/>
                  </w:sdtContent>
                </w:sdt>
              </w:ins>
              <w:sdt>
                <w:sdtPr>
                  <w:id w:val="-1891471529"/>
                  <w:tag w:val="goog_rdk_24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5633918"/>
        <w:tag w:val="goog_rdk_2426"/>
      </w:sdtPr>
      <w:sdtContent>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4736410"/>
              <w:tag w:val="goog_rdk_2423"/>
            </w:sdtPr>
            <w:sdtContent>
              <w:ins w:author="Quyền Linh Pham van" w:id="0" w:date="2026-02-02T14:44:37Z">
                <w:sdt>
                  <w:sdtPr>
                    <w:id w:val="324349387"/>
                    <w:tag w:val="goog_rdk_2424"/>
                  </w:sdtPr>
                  <w:sdtContent>
                    <w:del w:author="Alpharius" w:id="4" w:date="2026-02-03T17:54:28Z"/>
                  </w:sdtContent>
                </w:sdt>
              </w:ins>
              <w:sdt>
                <w:sdtPr>
                  <w:id w:val="-1992718526"/>
                  <w:tag w:val="goog_rdk_24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45421812"/>
        <w:tag w:val="goog_rdk_2430"/>
      </w:sdtPr>
      <w:sdtContent>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0777802"/>
              <w:tag w:val="goog_rdk_2427"/>
            </w:sdtPr>
            <w:sdtContent>
              <w:ins w:author="Quyền Linh Pham van" w:id="0" w:date="2026-02-02T14:44:37Z">
                <w:sdt>
                  <w:sdtPr>
                    <w:id w:val="65466449"/>
                    <w:tag w:val="goog_rdk_2428"/>
                  </w:sdtPr>
                  <w:sdtContent>
                    <w:del w:author="Alpharius" w:id="4" w:date="2026-02-03T17:54:28Z"/>
                  </w:sdtContent>
                </w:sdt>
              </w:ins>
              <w:sdt>
                <w:sdtPr>
                  <w:id w:val="1066808463"/>
                  <w:tag w:val="goog_rdk_24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06952776"/>
        <w:tag w:val="goog_rdk_2434"/>
      </w:sdtPr>
      <w:sdtContent>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4749474"/>
              <w:tag w:val="goog_rdk_2431"/>
            </w:sdtPr>
            <w:sdtContent>
              <w:ins w:author="Quyền Linh Pham van" w:id="0" w:date="2026-02-02T14:44:37Z">
                <w:sdt>
                  <w:sdtPr>
                    <w:id w:val="213155624"/>
                    <w:tag w:val="goog_rdk_2432"/>
                  </w:sdtPr>
                  <w:sdtContent>
                    <w:del w:author="Alpharius" w:id="4" w:date="2026-02-03T17:54:28Z"/>
                  </w:sdtContent>
                </w:sdt>
              </w:ins>
              <w:sdt>
                <w:sdtPr>
                  <w:id w:val="717477163"/>
                  <w:tag w:val="goog_rdk_24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41573346"/>
        <w:tag w:val="goog_rdk_2438"/>
      </w:sdtPr>
      <w:sdtContent>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13970549"/>
              <w:tag w:val="goog_rdk_2435"/>
            </w:sdtPr>
            <w:sdtContent>
              <w:ins w:author="Quyền Linh Pham van" w:id="0" w:date="2026-02-02T14:44:37Z">
                <w:sdt>
                  <w:sdtPr>
                    <w:id w:val="1894871491"/>
                    <w:tag w:val="goog_rdk_2436"/>
                  </w:sdtPr>
                  <w:sdtContent>
                    <w:del w:author="Alpharius" w:id="4" w:date="2026-02-03T17:54:28Z"/>
                  </w:sdtContent>
                </w:sdt>
              </w:ins>
              <w:sdt>
                <w:sdtPr>
                  <w:id w:val="-656176130"/>
                  <w:tag w:val="goog_rdk_24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25821150"/>
        <w:tag w:val="goog_rdk_2442"/>
      </w:sdtPr>
      <w:sdtContent>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63336693"/>
              <w:tag w:val="goog_rdk_2439"/>
            </w:sdtPr>
            <w:sdtContent>
              <w:ins w:author="Quyền Linh Pham van" w:id="0" w:date="2026-02-02T14:44:37Z">
                <w:sdt>
                  <w:sdtPr>
                    <w:id w:val="535848998"/>
                    <w:tag w:val="goog_rdk_2440"/>
                  </w:sdtPr>
                  <w:sdtContent>
                    <w:del w:author="Alpharius" w:id="4" w:date="2026-02-03T17:54:28Z"/>
                  </w:sdtContent>
                </w:sdt>
              </w:ins>
              <w:sdt>
                <w:sdtPr>
                  <w:id w:val="-1317447422"/>
                  <w:tag w:val="goog_rdk_24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00131417"/>
        <w:tag w:val="goog_rdk_2446"/>
      </w:sdtPr>
      <w:sdtContent>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6482996"/>
              <w:tag w:val="goog_rdk_2443"/>
            </w:sdtPr>
            <w:sdtContent>
              <w:ins w:author="Quyền Linh Pham van" w:id="0" w:date="2026-02-02T14:44:37Z">
                <w:sdt>
                  <w:sdtPr>
                    <w:id w:val="312352955"/>
                    <w:tag w:val="goog_rdk_2444"/>
                  </w:sdtPr>
                  <w:sdtContent>
                    <w:del w:author="Alpharius" w:id="4" w:date="2026-02-03T17:54:28Z"/>
                  </w:sdtContent>
                </w:sdt>
              </w:ins>
              <w:sdt>
                <w:sdtPr>
                  <w:id w:val="-1941234350"/>
                  <w:tag w:val="goog_rdk_24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9476392"/>
        <w:tag w:val="goog_rdk_2450"/>
      </w:sdtPr>
      <w:sdtContent>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6811712"/>
              <w:tag w:val="goog_rdk_2447"/>
            </w:sdtPr>
            <w:sdtContent>
              <w:ins w:author="Quyền Linh Pham van" w:id="0" w:date="2026-02-02T14:44:37Z">
                <w:sdt>
                  <w:sdtPr>
                    <w:id w:val="-937652575"/>
                    <w:tag w:val="goog_rdk_2448"/>
                  </w:sdtPr>
                  <w:sdtContent>
                    <w:del w:author="Alpharius" w:id="4" w:date="2026-02-03T17:54:28Z"/>
                  </w:sdtContent>
                </w:sdt>
              </w:ins>
              <w:sdt>
                <w:sdtPr>
                  <w:id w:val="1684158756"/>
                  <w:tag w:val="goog_rdk_24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71877415"/>
        <w:tag w:val="goog_rdk_2454"/>
      </w:sdtPr>
      <w:sdtContent>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2298981"/>
              <w:tag w:val="goog_rdk_2451"/>
            </w:sdtPr>
            <w:sdtContent>
              <w:ins w:author="Quyền Linh Pham van" w:id="0" w:date="2026-02-02T14:44:37Z">
                <w:sdt>
                  <w:sdtPr>
                    <w:id w:val="-978190426"/>
                    <w:tag w:val="goog_rdk_2452"/>
                  </w:sdtPr>
                  <w:sdtContent>
                    <w:del w:author="Alpharius" w:id="4" w:date="2026-02-03T17:54:28Z"/>
                  </w:sdtContent>
                </w:sdt>
              </w:ins>
              <w:sdt>
                <w:sdtPr>
                  <w:id w:val="1224782252"/>
                  <w:tag w:val="goog_rdk_24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2086003"/>
        <w:tag w:val="goog_rdk_2458"/>
      </w:sdtPr>
      <w:sdtContent>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79793828"/>
              <w:tag w:val="goog_rdk_2455"/>
            </w:sdtPr>
            <w:sdtContent>
              <w:ins w:author="Quyền Linh Pham van" w:id="0" w:date="2026-02-02T14:44:37Z">
                <w:sdt>
                  <w:sdtPr>
                    <w:id w:val="-1312648117"/>
                    <w:tag w:val="goog_rdk_2456"/>
                  </w:sdtPr>
                  <w:sdtContent>
                    <w:del w:author="Alpharius" w:id="4" w:date="2026-02-03T17:54:28Z"/>
                  </w:sdtContent>
                </w:sdt>
              </w:ins>
              <w:sdt>
                <w:sdtPr>
                  <w:id w:val="1699153975"/>
                  <w:tag w:val="goog_rdk_24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43094880"/>
        <w:tag w:val="goog_rdk_2462"/>
      </w:sdtPr>
      <w:sdtContent>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211379"/>
              <w:tag w:val="goog_rdk_2459"/>
            </w:sdtPr>
            <w:sdtContent>
              <w:ins w:author="Quyền Linh Pham van" w:id="0" w:date="2026-02-02T14:44:37Z">
                <w:sdt>
                  <w:sdtPr>
                    <w:id w:val="-780623411"/>
                    <w:tag w:val="goog_rdk_2460"/>
                  </w:sdtPr>
                  <w:sdtContent>
                    <w:del w:author="Alpharius" w:id="4" w:date="2026-02-03T17:54:28Z"/>
                  </w:sdtContent>
                </w:sdt>
              </w:ins>
              <w:sdt>
                <w:sdtPr>
                  <w:id w:val="-293589225"/>
                  <w:tag w:val="goog_rdk_24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88582720"/>
        <w:tag w:val="goog_rdk_2466"/>
      </w:sdtPr>
      <w:sdtContent>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90748078"/>
              <w:tag w:val="goog_rdk_2463"/>
            </w:sdtPr>
            <w:sdtContent>
              <w:ins w:author="Quyền Linh Pham van" w:id="0" w:date="2026-02-02T14:44:37Z">
                <w:sdt>
                  <w:sdtPr>
                    <w:id w:val="1901772941"/>
                    <w:tag w:val="goog_rdk_2464"/>
                  </w:sdtPr>
                  <w:sdtContent>
                    <w:del w:author="Alpharius" w:id="4" w:date="2026-02-03T17:54:28Z"/>
                  </w:sdtContent>
                </w:sdt>
              </w:ins>
              <w:sdt>
                <w:sdtPr>
                  <w:id w:val="-825406656"/>
                  <w:tag w:val="goog_rdk_24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937459"/>
        <w:tag w:val="goog_rdk_2470"/>
      </w:sdtPr>
      <w:sdtContent>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4212867"/>
              <w:tag w:val="goog_rdk_2467"/>
            </w:sdtPr>
            <w:sdtContent>
              <w:ins w:author="Quyền Linh Pham van" w:id="0" w:date="2026-02-02T14:44:37Z">
                <w:sdt>
                  <w:sdtPr>
                    <w:id w:val="-225142282"/>
                    <w:tag w:val="goog_rdk_2468"/>
                  </w:sdtPr>
                  <w:sdtContent>
                    <w:del w:author="Alpharius" w:id="4" w:date="2026-02-03T17:54:28Z"/>
                  </w:sdtContent>
                </w:sdt>
              </w:ins>
              <w:sdt>
                <w:sdtPr>
                  <w:id w:val="1887119228"/>
                  <w:tag w:val="goog_rdk_24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84055017"/>
        <w:tag w:val="goog_rdk_2474"/>
      </w:sdtPr>
      <w:sdtContent>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07034142"/>
              <w:tag w:val="goog_rdk_2471"/>
            </w:sdtPr>
            <w:sdtContent>
              <w:ins w:author="Quyền Linh Pham van" w:id="0" w:date="2026-02-02T14:44:37Z">
                <w:sdt>
                  <w:sdtPr>
                    <w:id w:val="-982926656"/>
                    <w:tag w:val="goog_rdk_2472"/>
                  </w:sdtPr>
                  <w:sdtContent>
                    <w:del w:author="Alpharius" w:id="4" w:date="2026-02-03T17:54:28Z"/>
                  </w:sdtContent>
                </w:sdt>
              </w:ins>
              <w:sdt>
                <w:sdtPr>
                  <w:id w:val="-1947758738"/>
                  <w:tag w:val="goog_rdk_24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78418591"/>
        <w:tag w:val="goog_rdk_2478"/>
      </w:sdtPr>
      <w:sdtContent>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9097886"/>
              <w:tag w:val="goog_rdk_2475"/>
            </w:sdtPr>
            <w:sdtContent>
              <w:ins w:author="Quyền Linh Pham van" w:id="0" w:date="2026-02-02T14:44:37Z">
                <w:sdt>
                  <w:sdtPr>
                    <w:id w:val="-1117258385"/>
                    <w:tag w:val="goog_rdk_2476"/>
                  </w:sdtPr>
                  <w:sdtContent>
                    <w:del w:author="Alpharius" w:id="4" w:date="2026-02-03T17:54:28Z"/>
                  </w:sdtContent>
                </w:sdt>
              </w:ins>
              <w:sdt>
                <w:sdtPr>
                  <w:id w:val="-658180920"/>
                  <w:tag w:val="goog_rdk_24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66413786"/>
        <w:tag w:val="goog_rdk_2482"/>
      </w:sdtPr>
      <w:sdtContent>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21753737"/>
              <w:tag w:val="goog_rdk_2479"/>
            </w:sdtPr>
            <w:sdtContent>
              <w:ins w:author="Quyền Linh Pham van" w:id="0" w:date="2026-02-02T14:44:37Z">
                <w:sdt>
                  <w:sdtPr>
                    <w:id w:val="-1447472547"/>
                    <w:tag w:val="goog_rdk_2480"/>
                  </w:sdtPr>
                  <w:sdtContent>
                    <w:del w:author="Alpharius" w:id="4" w:date="2026-02-03T17:54:28Z"/>
                  </w:sdtContent>
                </w:sdt>
              </w:ins>
              <w:sdt>
                <w:sdtPr>
                  <w:id w:val="33492992"/>
                  <w:tag w:val="goog_rdk_24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55932332"/>
        <w:tag w:val="goog_rdk_2486"/>
      </w:sdtPr>
      <w:sdtContent>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6244952"/>
              <w:tag w:val="goog_rdk_2483"/>
            </w:sdtPr>
            <w:sdtContent>
              <w:ins w:author="Quyền Linh Pham van" w:id="0" w:date="2026-02-02T14:44:37Z">
                <w:sdt>
                  <w:sdtPr>
                    <w:id w:val="-2085948137"/>
                    <w:tag w:val="goog_rdk_2484"/>
                  </w:sdtPr>
                  <w:sdtContent>
                    <w:del w:author="Alpharius" w:id="4" w:date="2026-02-03T17:54:28Z"/>
                  </w:sdtContent>
                </w:sdt>
              </w:ins>
              <w:sdt>
                <w:sdtPr>
                  <w:id w:val="-473733118"/>
                  <w:tag w:val="goog_rdk_24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6535391"/>
        <w:tag w:val="goog_rdk_2490"/>
      </w:sdtPr>
      <w:sdtContent>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3047518"/>
              <w:tag w:val="goog_rdk_2487"/>
            </w:sdtPr>
            <w:sdtContent>
              <w:ins w:author="Quyền Linh Pham van" w:id="0" w:date="2026-02-02T14:44:37Z">
                <w:sdt>
                  <w:sdtPr>
                    <w:id w:val="1935825438"/>
                    <w:tag w:val="goog_rdk_2488"/>
                  </w:sdtPr>
                  <w:sdtContent>
                    <w:del w:author="Alpharius" w:id="4" w:date="2026-02-03T17:54:28Z"/>
                  </w:sdtContent>
                </w:sdt>
              </w:ins>
              <w:sdt>
                <w:sdtPr>
                  <w:id w:val="-2088965408"/>
                  <w:tag w:val="goog_rdk_24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78034735"/>
        <w:tag w:val="goog_rdk_2494"/>
      </w:sdtPr>
      <w:sdtContent>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79003457"/>
              <w:tag w:val="goog_rdk_2491"/>
            </w:sdtPr>
            <w:sdtContent>
              <w:ins w:author="Quyền Linh Pham van" w:id="0" w:date="2026-02-02T14:44:37Z">
                <w:sdt>
                  <w:sdtPr>
                    <w:id w:val="1191599970"/>
                    <w:tag w:val="goog_rdk_2492"/>
                  </w:sdtPr>
                  <w:sdtContent>
                    <w:del w:author="Alpharius" w:id="4" w:date="2026-02-03T17:54:28Z"/>
                  </w:sdtContent>
                </w:sdt>
              </w:ins>
              <w:sdt>
                <w:sdtPr>
                  <w:id w:val="472515979"/>
                  <w:tag w:val="goog_rdk_24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59367816"/>
        <w:tag w:val="goog_rdk_2498"/>
      </w:sdtPr>
      <w:sdtContent>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54687035"/>
              <w:tag w:val="goog_rdk_2495"/>
            </w:sdtPr>
            <w:sdtContent>
              <w:ins w:author="Quyền Linh Pham van" w:id="0" w:date="2026-02-02T14:44:37Z">
                <w:sdt>
                  <w:sdtPr>
                    <w:id w:val="933072810"/>
                    <w:tag w:val="goog_rdk_2496"/>
                  </w:sdtPr>
                  <w:sdtContent>
                    <w:del w:author="Alpharius" w:id="4" w:date="2026-02-03T17:54:28Z"/>
                  </w:sdtContent>
                </w:sdt>
              </w:ins>
              <w:sdt>
                <w:sdtPr>
                  <w:id w:val="882435615"/>
                  <w:tag w:val="goog_rdk_24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47912539"/>
        <w:tag w:val="goog_rdk_2502"/>
      </w:sdtPr>
      <w:sdtContent>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45582380"/>
              <w:tag w:val="goog_rdk_2499"/>
            </w:sdtPr>
            <w:sdtContent>
              <w:ins w:author="Quyền Linh Pham van" w:id="0" w:date="2026-02-02T14:44:37Z">
                <w:sdt>
                  <w:sdtPr>
                    <w:id w:val="952664185"/>
                    <w:tag w:val="goog_rdk_2500"/>
                  </w:sdtPr>
                  <w:sdtContent>
                    <w:del w:author="Alpharius" w:id="4" w:date="2026-02-03T17:54:28Z"/>
                  </w:sdtContent>
                </w:sdt>
              </w:ins>
              <w:sdt>
                <w:sdtPr>
                  <w:id w:val="-620375259"/>
                  <w:tag w:val="goog_rdk_25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81593536"/>
        <w:tag w:val="goog_rdk_2506"/>
      </w:sdtPr>
      <w:sdtContent>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1488225"/>
              <w:tag w:val="goog_rdk_2503"/>
            </w:sdtPr>
            <w:sdtContent>
              <w:ins w:author="Quyền Linh Pham van" w:id="0" w:date="2026-02-02T14:44:37Z">
                <w:sdt>
                  <w:sdtPr>
                    <w:id w:val="-510552284"/>
                    <w:tag w:val="goog_rdk_2504"/>
                  </w:sdtPr>
                  <w:sdtContent>
                    <w:del w:author="Alpharius" w:id="4" w:date="2026-02-03T17:54:28Z"/>
                  </w:sdtContent>
                </w:sdt>
              </w:ins>
              <w:sdt>
                <w:sdtPr>
                  <w:id w:val="-1735145881"/>
                  <w:tag w:val="goog_rdk_25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68484323"/>
        <w:tag w:val="goog_rdk_2510"/>
      </w:sdtPr>
      <w:sdtContent>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14641433"/>
              <w:tag w:val="goog_rdk_2507"/>
            </w:sdtPr>
            <w:sdtContent>
              <w:ins w:author="Quyền Linh Pham van" w:id="0" w:date="2026-02-02T14:44:37Z">
                <w:sdt>
                  <w:sdtPr>
                    <w:id w:val="-720779984"/>
                    <w:tag w:val="goog_rdk_2508"/>
                  </w:sdtPr>
                  <w:sdtContent>
                    <w:del w:author="Alpharius" w:id="4" w:date="2026-02-03T17:54:28Z"/>
                  </w:sdtContent>
                </w:sdt>
              </w:ins>
              <w:sdt>
                <w:sdtPr>
                  <w:id w:val="1767879930"/>
                  <w:tag w:val="goog_rdk_25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09985485"/>
        <w:tag w:val="goog_rdk_2514"/>
      </w:sdtPr>
      <w:sdtContent>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1131092"/>
              <w:tag w:val="goog_rdk_2511"/>
            </w:sdtPr>
            <w:sdtContent>
              <w:ins w:author="Quyền Linh Pham van" w:id="0" w:date="2026-02-02T14:44:37Z">
                <w:sdt>
                  <w:sdtPr>
                    <w:id w:val="-1785462195"/>
                    <w:tag w:val="goog_rdk_2512"/>
                  </w:sdtPr>
                  <w:sdtContent>
                    <w:del w:author="Alpharius" w:id="4" w:date="2026-02-03T17:54:28Z"/>
                  </w:sdtContent>
                </w:sdt>
              </w:ins>
              <w:sdt>
                <w:sdtPr>
                  <w:id w:val="1640182551"/>
                  <w:tag w:val="goog_rdk_25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93541390"/>
        <w:tag w:val="goog_rdk_2518"/>
      </w:sdtPr>
      <w:sdtContent>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973391"/>
              <w:tag w:val="goog_rdk_2515"/>
            </w:sdtPr>
            <w:sdtContent>
              <w:ins w:author="Quyền Linh Pham van" w:id="0" w:date="2026-02-02T14:44:37Z">
                <w:sdt>
                  <w:sdtPr>
                    <w:id w:val="-841509777"/>
                    <w:tag w:val="goog_rdk_2516"/>
                  </w:sdtPr>
                  <w:sdtContent>
                    <w:del w:author="Alpharius" w:id="4" w:date="2026-02-03T17:54:28Z"/>
                  </w:sdtContent>
                </w:sdt>
              </w:ins>
              <w:sdt>
                <w:sdtPr>
                  <w:id w:val="-1325704222"/>
                  <w:tag w:val="goog_rdk_25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84806184"/>
        <w:tag w:val="goog_rdk_2522"/>
      </w:sdtPr>
      <w:sdtContent>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69793660"/>
              <w:tag w:val="goog_rdk_2519"/>
            </w:sdtPr>
            <w:sdtContent>
              <w:ins w:author="Quyền Linh Pham van" w:id="0" w:date="2026-02-02T14:44:37Z">
                <w:sdt>
                  <w:sdtPr>
                    <w:id w:val="1385393382"/>
                    <w:tag w:val="goog_rdk_2520"/>
                  </w:sdtPr>
                  <w:sdtContent>
                    <w:del w:author="Alpharius" w:id="4" w:date="2026-02-03T17:54:28Z"/>
                  </w:sdtContent>
                </w:sdt>
              </w:ins>
              <w:sdt>
                <w:sdtPr>
                  <w:id w:val="1528114578"/>
                  <w:tag w:val="goog_rdk_25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32620333"/>
        <w:tag w:val="goog_rdk_2526"/>
      </w:sdtPr>
      <w:sdtContent>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9125755"/>
              <w:tag w:val="goog_rdk_2523"/>
            </w:sdtPr>
            <w:sdtContent>
              <w:ins w:author="Quyền Linh Pham van" w:id="0" w:date="2026-02-02T14:44:37Z">
                <w:sdt>
                  <w:sdtPr>
                    <w:id w:val="-1187303604"/>
                    <w:tag w:val="goog_rdk_2524"/>
                  </w:sdtPr>
                  <w:sdtContent>
                    <w:del w:author="Alpharius" w:id="4" w:date="2026-02-03T17:54:28Z"/>
                  </w:sdtContent>
                </w:sdt>
              </w:ins>
              <w:sdt>
                <w:sdtPr>
                  <w:id w:val="1912128114"/>
                  <w:tag w:val="goog_rdk_25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71321700"/>
        <w:tag w:val="goog_rdk_2530"/>
      </w:sdtPr>
      <w:sdtContent>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64900234"/>
              <w:tag w:val="goog_rdk_2527"/>
            </w:sdtPr>
            <w:sdtContent>
              <w:ins w:author="Quyền Linh Pham van" w:id="0" w:date="2026-02-02T14:44:37Z">
                <w:sdt>
                  <w:sdtPr>
                    <w:id w:val="748724946"/>
                    <w:tag w:val="goog_rdk_2528"/>
                  </w:sdtPr>
                  <w:sdtContent>
                    <w:del w:author="Alpharius" w:id="4" w:date="2026-02-03T17:54:28Z"/>
                  </w:sdtContent>
                </w:sdt>
              </w:ins>
              <w:sdt>
                <w:sdtPr>
                  <w:id w:val="1441862924"/>
                  <w:tag w:val="goog_rdk_25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9706491"/>
        <w:tag w:val="goog_rdk_2534"/>
      </w:sdtPr>
      <w:sdtContent>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8534484"/>
              <w:tag w:val="goog_rdk_2531"/>
            </w:sdtPr>
            <w:sdtContent>
              <w:ins w:author="Quyền Linh Pham van" w:id="0" w:date="2026-02-02T14:44:37Z">
                <w:sdt>
                  <w:sdtPr>
                    <w:id w:val="-885873571"/>
                    <w:tag w:val="goog_rdk_2532"/>
                  </w:sdtPr>
                  <w:sdtContent>
                    <w:del w:author="Alpharius" w:id="4" w:date="2026-02-03T17:54:28Z"/>
                  </w:sdtContent>
                </w:sdt>
              </w:ins>
              <w:sdt>
                <w:sdtPr>
                  <w:id w:val="-748799463"/>
                  <w:tag w:val="goog_rdk_25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26704127"/>
        <w:tag w:val="goog_rdk_2538"/>
      </w:sdtPr>
      <w:sdtContent>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12172460"/>
              <w:tag w:val="goog_rdk_2535"/>
            </w:sdtPr>
            <w:sdtContent>
              <w:ins w:author="Quyền Linh Pham van" w:id="0" w:date="2026-02-02T14:44:37Z">
                <w:sdt>
                  <w:sdtPr>
                    <w:id w:val="-36905783"/>
                    <w:tag w:val="goog_rdk_2536"/>
                  </w:sdtPr>
                  <w:sdtContent>
                    <w:del w:author="Alpharius" w:id="4" w:date="2026-02-03T17:54:28Z"/>
                  </w:sdtContent>
                </w:sdt>
              </w:ins>
              <w:sdt>
                <w:sdtPr>
                  <w:id w:val="-207864556"/>
                  <w:tag w:val="goog_rdk_25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60551477"/>
        <w:tag w:val="goog_rdk_2542"/>
      </w:sdtPr>
      <w:sdtContent>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24888358"/>
              <w:tag w:val="goog_rdk_2539"/>
            </w:sdtPr>
            <w:sdtContent>
              <w:ins w:author="Quyền Linh Pham van" w:id="0" w:date="2026-02-02T14:44:37Z">
                <w:sdt>
                  <w:sdtPr>
                    <w:id w:val="-755904475"/>
                    <w:tag w:val="goog_rdk_2540"/>
                  </w:sdtPr>
                  <w:sdtContent>
                    <w:del w:author="Alpharius" w:id="4" w:date="2026-02-03T17:54:28Z"/>
                  </w:sdtContent>
                </w:sdt>
              </w:ins>
              <w:sdt>
                <w:sdtPr>
                  <w:id w:val="1557203419"/>
                  <w:tag w:val="goog_rdk_25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6564522"/>
        <w:tag w:val="goog_rdk_2546"/>
      </w:sdtPr>
      <w:sdtContent>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2012864"/>
              <w:tag w:val="goog_rdk_2543"/>
            </w:sdtPr>
            <w:sdtContent>
              <w:ins w:author="Quyền Linh Pham van" w:id="0" w:date="2026-02-02T14:44:37Z">
                <w:sdt>
                  <w:sdtPr>
                    <w:id w:val="80938931"/>
                    <w:tag w:val="goog_rdk_2544"/>
                  </w:sdtPr>
                  <w:sdtContent>
                    <w:del w:author="Alpharius" w:id="4" w:date="2026-02-03T17:54:28Z"/>
                  </w:sdtContent>
                </w:sdt>
              </w:ins>
              <w:sdt>
                <w:sdtPr>
                  <w:id w:val="-444067245"/>
                  <w:tag w:val="goog_rdk_25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14041400"/>
        <w:tag w:val="goog_rdk_2550"/>
      </w:sdtPr>
      <w:sdtContent>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146118"/>
              <w:tag w:val="goog_rdk_2547"/>
            </w:sdtPr>
            <w:sdtContent>
              <w:ins w:author="Quyền Linh Pham van" w:id="0" w:date="2026-02-02T14:44:37Z">
                <w:sdt>
                  <w:sdtPr>
                    <w:id w:val="956395040"/>
                    <w:tag w:val="goog_rdk_2548"/>
                  </w:sdtPr>
                  <w:sdtContent>
                    <w:del w:author="Alpharius" w:id="4" w:date="2026-02-03T17:54:28Z"/>
                  </w:sdtContent>
                </w:sdt>
              </w:ins>
              <w:sdt>
                <w:sdtPr>
                  <w:id w:val="-134047208"/>
                  <w:tag w:val="goog_rdk_25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11349543"/>
        <w:tag w:val="goog_rdk_2554"/>
      </w:sdtPr>
      <w:sdtContent>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3474933"/>
              <w:tag w:val="goog_rdk_2551"/>
            </w:sdtPr>
            <w:sdtContent>
              <w:ins w:author="Quyền Linh Pham van" w:id="0" w:date="2026-02-02T14:44:37Z">
                <w:sdt>
                  <w:sdtPr>
                    <w:id w:val="-1690165507"/>
                    <w:tag w:val="goog_rdk_2552"/>
                  </w:sdtPr>
                  <w:sdtContent>
                    <w:del w:author="Alpharius" w:id="4" w:date="2026-02-03T17:54:28Z"/>
                  </w:sdtContent>
                </w:sdt>
              </w:ins>
              <w:sdt>
                <w:sdtPr>
                  <w:id w:val="-600845979"/>
                  <w:tag w:val="goog_rdk_25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98202853"/>
        <w:tag w:val="goog_rdk_2558"/>
      </w:sdtPr>
      <w:sdtContent>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2043340"/>
              <w:tag w:val="goog_rdk_2555"/>
            </w:sdtPr>
            <w:sdtContent>
              <w:ins w:author="Quyền Linh Pham van" w:id="0" w:date="2026-02-02T14:44:37Z">
                <w:sdt>
                  <w:sdtPr>
                    <w:id w:val="-636339141"/>
                    <w:tag w:val="goog_rdk_2556"/>
                  </w:sdtPr>
                  <w:sdtContent>
                    <w:del w:author="Alpharius" w:id="4" w:date="2026-02-03T17:54:28Z"/>
                  </w:sdtContent>
                </w:sdt>
              </w:ins>
              <w:sdt>
                <w:sdtPr>
                  <w:id w:val="-2137508996"/>
                  <w:tag w:val="goog_rdk_25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97736987"/>
        <w:tag w:val="goog_rdk_2562"/>
      </w:sdtPr>
      <w:sdtContent>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5241164"/>
              <w:tag w:val="goog_rdk_2559"/>
            </w:sdtPr>
            <w:sdtContent>
              <w:ins w:author="Quyền Linh Pham van" w:id="0" w:date="2026-02-02T14:44:37Z">
                <w:sdt>
                  <w:sdtPr>
                    <w:id w:val="-148990605"/>
                    <w:tag w:val="goog_rdk_2560"/>
                  </w:sdtPr>
                  <w:sdtContent>
                    <w:del w:author="Alpharius" w:id="4" w:date="2026-02-03T17:54:28Z"/>
                  </w:sdtContent>
                </w:sdt>
              </w:ins>
              <w:sdt>
                <w:sdtPr>
                  <w:id w:val="-798242280"/>
                  <w:tag w:val="goog_rdk_25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18577135"/>
        <w:tag w:val="goog_rdk_2566"/>
      </w:sdtPr>
      <w:sdtContent>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8559224"/>
              <w:tag w:val="goog_rdk_2563"/>
            </w:sdtPr>
            <w:sdtContent>
              <w:ins w:author="Quyền Linh Pham van" w:id="0" w:date="2026-02-02T14:44:37Z">
                <w:sdt>
                  <w:sdtPr>
                    <w:id w:val="1352280400"/>
                    <w:tag w:val="goog_rdk_2564"/>
                  </w:sdtPr>
                  <w:sdtContent>
                    <w:del w:author="Alpharius" w:id="4" w:date="2026-02-03T17:54:28Z"/>
                  </w:sdtContent>
                </w:sdt>
              </w:ins>
              <w:sdt>
                <w:sdtPr>
                  <w:id w:val="-1449964665"/>
                  <w:tag w:val="goog_rdk_25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02924122"/>
        <w:tag w:val="goog_rdk_2570"/>
      </w:sdtPr>
      <w:sdtContent>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8851415"/>
              <w:tag w:val="goog_rdk_2567"/>
            </w:sdtPr>
            <w:sdtContent>
              <w:ins w:author="Quyền Linh Pham van" w:id="0" w:date="2026-02-02T14:44:37Z">
                <w:sdt>
                  <w:sdtPr>
                    <w:id w:val="-835661738"/>
                    <w:tag w:val="goog_rdk_2568"/>
                  </w:sdtPr>
                  <w:sdtContent>
                    <w:del w:author="Alpharius" w:id="4" w:date="2026-02-03T17:54:28Z"/>
                  </w:sdtContent>
                </w:sdt>
              </w:ins>
              <w:sdt>
                <w:sdtPr>
                  <w:id w:val="-1621084317"/>
                  <w:tag w:val="goog_rdk_25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33564366"/>
        <w:tag w:val="goog_rdk_2574"/>
      </w:sdtPr>
      <w:sdtContent>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8322147"/>
              <w:tag w:val="goog_rdk_2571"/>
            </w:sdtPr>
            <w:sdtContent>
              <w:ins w:author="Quyền Linh Pham van" w:id="0" w:date="2026-02-02T14:44:37Z">
                <w:sdt>
                  <w:sdtPr>
                    <w:id w:val="-1919837604"/>
                    <w:tag w:val="goog_rdk_2572"/>
                  </w:sdtPr>
                  <w:sdtContent>
                    <w:del w:author="Alpharius" w:id="4" w:date="2026-02-03T17:54:28Z"/>
                  </w:sdtContent>
                </w:sdt>
              </w:ins>
              <w:sdt>
                <w:sdtPr>
                  <w:id w:val="-1753193600"/>
                  <w:tag w:val="goog_rdk_25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72333916"/>
        <w:tag w:val="goog_rdk_2578"/>
      </w:sdtPr>
      <w:sdtContent>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6657959"/>
              <w:tag w:val="goog_rdk_2575"/>
            </w:sdtPr>
            <w:sdtContent>
              <w:ins w:author="Quyền Linh Pham van" w:id="0" w:date="2026-02-02T14:44:37Z">
                <w:sdt>
                  <w:sdtPr>
                    <w:id w:val="-1418285353"/>
                    <w:tag w:val="goog_rdk_2576"/>
                  </w:sdtPr>
                  <w:sdtContent>
                    <w:del w:author="Alpharius" w:id="4" w:date="2026-02-03T17:54:28Z"/>
                  </w:sdtContent>
                </w:sdt>
              </w:ins>
              <w:sdt>
                <w:sdtPr>
                  <w:id w:val="359506733"/>
                  <w:tag w:val="goog_rdk_25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35730432"/>
        <w:tag w:val="goog_rdk_2582"/>
      </w:sdtPr>
      <w:sdtContent>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75099643"/>
              <w:tag w:val="goog_rdk_2579"/>
            </w:sdtPr>
            <w:sdtContent>
              <w:ins w:author="Quyền Linh Pham van" w:id="0" w:date="2026-02-02T14:44:37Z">
                <w:sdt>
                  <w:sdtPr>
                    <w:id w:val="-2031699932"/>
                    <w:tag w:val="goog_rdk_2580"/>
                  </w:sdtPr>
                  <w:sdtContent>
                    <w:del w:author="Alpharius" w:id="4" w:date="2026-02-03T17:54:28Z"/>
                  </w:sdtContent>
                </w:sdt>
              </w:ins>
              <w:sdt>
                <w:sdtPr>
                  <w:id w:val="2129818509"/>
                  <w:tag w:val="goog_rdk_25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04374297"/>
        <w:tag w:val="goog_rdk_2586"/>
      </w:sdtPr>
      <w:sdtContent>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61848229"/>
              <w:tag w:val="goog_rdk_2583"/>
            </w:sdtPr>
            <w:sdtContent>
              <w:ins w:author="Quyền Linh Pham van" w:id="0" w:date="2026-02-02T14:44:37Z">
                <w:sdt>
                  <w:sdtPr>
                    <w:id w:val="-647092814"/>
                    <w:tag w:val="goog_rdk_2584"/>
                  </w:sdtPr>
                  <w:sdtContent>
                    <w:del w:author="Alpharius" w:id="4" w:date="2026-02-03T17:54:28Z"/>
                  </w:sdtContent>
                </w:sdt>
              </w:ins>
              <w:sdt>
                <w:sdtPr>
                  <w:id w:val="-2134320085"/>
                  <w:tag w:val="goog_rdk_25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14797675"/>
        <w:tag w:val="goog_rdk_2590"/>
      </w:sdtPr>
      <w:sdtContent>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55448804"/>
              <w:tag w:val="goog_rdk_2587"/>
            </w:sdtPr>
            <w:sdtContent>
              <w:ins w:author="Quyền Linh Pham van" w:id="0" w:date="2026-02-02T14:44:37Z">
                <w:sdt>
                  <w:sdtPr>
                    <w:id w:val="1081922516"/>
                    <w:tag w:val="goog_rdk_2588"/>
                  </w:sdtPr>
                  <w:sdtContent>
                    <w:del w:author="Alpharius" w:id="4" w:date="2026-02-03T17:54:28Z"/>
                  </w:sdtContent>
                </w:sdt>
              </w:ins>
              <w:sdt>
                <w:sdtPr>
                  <w:id w:val="-552539514"/>
                  <w:tag w:val="goog_rdk_25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49282638"/>
        <w:tag w:val="goog_rdk_2594"/>
      </w:sdtPr>
      <w:sdtContent>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94742490"/>
              <w:tag w:val="goog_rdk_2591"/>
            </w:sdtPr>
            <w:sdtContent>
              <w:ins w:author="Quyền Linh Pham van" w:id="0" w:date="2026-02-02T14:44:37Z">
                <w:sdt>
                  <w:sdtPr>
                    <w:id w:val="-298916441"/>
                    <w:tag w:val="goog_rdk_2592"/>
                  </w:sdtPr>
                  <w:sdtContent>
                    <w:del w:author="Alpharius" w:id="4" w:date="2026-02-03T17:54:28Z"/>
                  </w:sdtContent>
                </w:sdt>
              </w:ins>
              <w:sdt>
                <w:sdtPr>
                  <w:id w:val="-1197441984"/>
                  <w:tag w:val="goog_rdk_25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28419720"/>
        <w:tag w:val="goog_rdk_2598"/>
      </w:sdtPr>
      <w:sdtContent>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93534646"/>
              <w:tag w:val="goog_rdk_2595"/>
            </w:sdtPr>
            <w:sdtContent>
              <w:ins w:author="Quyền Linh Pham van" w:id="0" w:date="2026-02-02T14:44:37Z">
                <w:sdt>
                  <w:sdtPr>
                    <w:id w:val="-1966221583"/>
                    <w:tag w:val="goog_rdk_2596"/>
                  </w:sdtPr>
                  <w:sdtContent>
                    <w:del w:author="Alpharius" w:id="4" w:date="2026-02-03T17:54:28Z"/>
                  </w:sdtContent>
                </w:sdt>
              </w:ins>
              <w:sdt>
                <w:sdtPr>
                  <w:id w:val="-1874969931"/>
                  <w:tag w:val="goog_rdk_25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78663784"/>
        <w:tag w:val="goog_rdk_2602"/>
      </w:sdtPr>
      <w:sdtContent>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6734110"/>
              <w:tag w:val="goog_rdk_2599"/>
            </w:sdtPr>
            <w:sdtContent>
              <w:ins w:author="Quyền Linh Pham van" w:id="0" w:date="2026-02-02T14:44:37Z">
                <w:sdt>
                  <w:sdtPr>
                    <w:id w:val="1216944373"/>
                    <w:tag w:val="goog_rdk_2600"/>
                  </w:sdtPr>
                  <w:sdtContent>
                    <w:del w:author="Alpharius" w:id="4" w:date="2026-02-03T17:54:28Z"/>
                  </w:sdtContent>
                </w:sdt>
              </w:ins>
              <w:sdt>
                <w:sdtPr>
                  <w:id w:val="838204609"/>
                  <w:tag w:val="goog_rdk_26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12516297"/>
        <w:tag w:val="goog_rdk_2606"/>
      </w:sdtPr>
      <w:sdtContent>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07620560"/>
              <w:tag w:val="goog_rdk_2603"/>
            </w:sdtPr>
            <w:sdtContent>
              <w:ins w:author="Quyền Linh Pham van" w:id="0" w:date="2026-02-02T14:44:37Z">
                <w:sdt>
                  <w:sdtPr>
                    <w:id w:val="-2138848128"/>
                    <w:tag w:val="goog_rdk_2604"/>
                  </w:sdtPr>
                  <w:sdtContent>
                    <w:del w:author="Alpharius" w:id="4" w:date="2026-02-03T17:54:28Z"/>
                  </w:sdtContent>
                </w:sdt>
              </w:ins>
              <w:sdt>
                <w:sdtPr>
                  <w:id w:val="-685967834"/>
                  <w:tag w:val="goog_rdk_26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6527728"/>
        <w:tag w:val="goog_rdk_2610"/>
      </w:sdtPr>
      <w:sdtContent>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1003167"/>
              <w:tag w:val="goog_rdk_2607"/>
            </w:sdtPr>
            <w:sdtContent>
              <w:ins w:author="Quyền Linh Pham van" w:id="0" w:date="2026-02-02T14:44:37Z">
                <w:sdt>
                  <w:sdtPr>
                    <w:id w:val="664742170"/>
                    <w:tag w:val="goog_rdk_2608"/>
                  </w:sdtPr>
                  <w:sdtContent>
                    <w:del w:author="Alpharius" w:id="4" w:date="2026-02-03T17:54:28Z"/>
                  </w:sdtContent>
                </w:sdt>
              </w:ins>
              <w:sdt>
                <w:sdtPr>
                  <w:id w:val="1066425694"/>
                  <w:tag w:val="goog_rdk_26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10991759"/>
        <w:tag w:val="goog_rdk_2614"/>
      </w:sdtPr>
      <w:sdtContent>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9547565"/>
              <w:tag w:val="goog_rdk_2611"/>
            </w:sdtPr>
            <w:sdtContent>
              <w:ins w:author="Quyền Linh Pham van" w:id="0" w:date="2026-02-02T14:44:37Z">
                <w:sdt>
                  <w:sdtPr>
                    <w:id w:val="312495016"/>
                    <w:tag w:val="goog_rdk_2612"/>
                  </w:sdtPr>
                  <w:sdtContent>
                    <w:del w:author="Alpharius" w:id="4" w:date="2026-02-03T17:54:28Z"/>
                  </w:sdtContent>
                </w:sdt>
              </w:ins>
              <w:sdt>
                <w:sdtPr>
                  <w:id w:val="-59146752"/>
                  <w:tag w:val="goog_rdk_26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26672008"/>
        <w:tag w:val="goog_rdk_2618"/>
      </w:sdtPr>
      <w:sdtContent>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5671790"/>
              <w:tag w:val="goog_rdk_2615"/>
            </w:sdtPr>
            <w:sdtContent>
              <w:ins w:author="Quyền Linh Pham van" w:id="0" w:date="2026-02-02T14:44:37Z">
                <w:sdt>
                  <w:sdtPr>
                    <w:id w:val="2024839910"/>
                    <w:tag w:val="goog_rdk_2616"/>
                  </w:sdtPr>
                  <w:sdtContent>
                    <w:del w:author="Alpharius" w:id="4" w:date="2026-02-03T17:54:28Z"/>
                  </w:sdtContent>
                </w:sdt>
              </w:ins>
              <w:sdt>
                <w:sdtPr>
                  <w:id w:val="-156346539"/>
                  <w:tag w:val="goog_rdk_26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53345339"/>
        <w:tag w:val="goog_rdk_2622"/>
      </w:sdtPr>
      <w:sdtContent>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48279012"/>
              <w:tag w:val="goog_rdk_2619"/>
            </w:sdtPr>
            <w:sdtContent>
              <w:ins w:author="Quyền Linh Pham van" w:id="0" w:date="2026-02-02T14:44:37Z">
                <w:sdt>
                  <w:sdtPr>
                    <w:id w:val="-787977885"/>
                    <w:tag w:val="goog_rdk_2620"/>
                  </w:sdtPr>
                  <w:sdtContent>
                    <w:del w:author="Alpharius" w:id="4" w:date="2026-02-03T17:54:28Z"/>
                  </w:sdtContent>
                </w:sdt>
              </w:ins>
              <w:sdt>
                <w:sdtPr>
                  <w:id w:val="-1830928730"/>
                  <w:tag w:val="goog_rdk_26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56766168"/>
        <w:tag w:val="goog_rdk_2626"/>
      </w:sdtPr>
      <w:sdtContent>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7579578"/>
              <w:tag w:val="goog_rdk_2623"/>
            </w:sdtPr>
            <w:sdtContent>
              <w:ins w:author="Quyền Linh Pham van" w:id="0" w:date="2026-02-02T14:44:37Z">
                <w:sdt>
                  <w:sdtPr>
                    <w:id w:val="17561310"/>
                    <w:tag w:val="goog_rdk_2624"/>
                  </w:sdtPr>
                  <w:sdtContent>
                    <w:del w:author="Alpharius" w:id="4" w:date="2026-02-03T17:54:28Z"/>
                  </w:sdtContent>
                </w:sdt>
              </w:ins>
              <w:sdt>
                <w:sdtPr>
                  <w:id w:val="1717446095"/>
                  <w:tag w:val="goog_rdk_26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5567579"/>
        <w:tag w:val="goog_rdk_2630"/>
      </w:sdtPr>
      <w:sdtContent>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17177110"/>
              <w:tag w:val="goog_rdk_2627"/>
            </w:sdtPr>
            <w:sdtContent>
              <w:ins w:author="Quyền Linh Pham van" w:id="0" w:date="2026-02-02T14:44:37Z">
                <w:sdt>
                  <w:sdtPr>
                    <w:id w:val="-1819666469"/>
                    <w:tag w:val="goog_rdk_2628"/>
                  </w:sdtPr>
                  <w:sdtContent>
                    <w:del w:author="Alpharius" w:id="4" w:date="2026-02-03T17:54:28Z"/>
                  </w:sdtContent>
                </w:sdt>
              </w:ins>
              <w:sdt>
                <w:sdtPr>
                  <w:id w:val="-1831305716"/>
                  <w:tag w:val="goog_rdk_26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63754135"/>
        <w:tag w:val="goog_rdk_2634"/>
      </w:sdtPr>
      <w:sdtContent>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4817608"/>
              <w:tag w:val="goog_rdk_2631"/>
            </w:sdtPr>
            <w:sdtContent>
              <w:ins w:author="Quyền Linh Pham van" w:id="0" w:date="2026-02-02T14:44:37Z">
                <w:sdt>
                  <w:sdtPr>
                    <w:id w:val="744342185"/>
                    <w:tag w:val="goog_rdk_2632"/>
                  </w:sdtPr>
                  <w:sdtContent>
                    <w:del w:author="Alpharius" w:id="4" w:date="2026-02-03T17:54:28Z"/>
                  </w:sdtContent>
                </w:sdt>
              </w:ins>
              <w:sdt>
                <w:sdtPr>
                  <w:id w:val="-610215596"/>
                  <w:tag w:val="goog_rdk_26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05322660"/>
        <w:tag w:val="goog_rdk_2638"/>
      </w:sdtPr>
      <w:sdtContent>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55169519"/>
              <w:tag w:val="goog_rdk_2635"/>
            </w:sdtPr>
            <w:sdtContent>
              <w:ins w:author="Quyền Linh Pham van" w:id="0" w:date="2026-02-02T14:44:37Z">
                <w:sdt>
                  <w:sdtPr>
                    <w:id w:val="-1246621003"/>
                    <w:tag w:val="goog_rdk_2636"/>
                  </w:sdtPr>
                  <w:sdtContent>
                    <w:del w:author="Alpharius" w:id="4" w:date="2026-02-03T17:54:28Z"/>
                  </w:sdtContent>
                </w:sdt>
              </w:ins>
              <w:sdt>
                <w:sdtPr>
                  <w:id w:val="-818693704"/>
                  <w:tag w:val="goog_rdk_26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46392026"/>
        <w:tag w:val="goog_rdk_2642"/>
      </w:sdtPr>
      <w:sdtContent>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6897679"/>
              <w:tag w:val="goog_rdk_2639"/>
            </w:sdtPr>
            <w:sdtContent>
              <w:ins w:author="Quyền Linh Pham van" w:id="0" w:date="2026-02-02T14:44:37Z">
                <w:sdt>
                  <w:sdtPr>
                    <w:id w:val="-2116908311"/>
                    <w:tag w:val="goog_rdk_2640"/>
                  </w:sdtPr>
                  <w:sdtContent>
                    <w:del w:author="Alpharius" w:id="4" w:date="2026-02-03T17:54:28Z"/>
                  </w:sdtContent>
                </w:sdt>
              </w:ins>
              <w:sdt>
                <w:sdtPr>
                  <w:id w:val="-792773148"/>
                  <w:tag w:val="goog_rdk_26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66809332"/>
        <w:tag w:val="goog_rdk_2646"/>
      </w:sdtPr>
      <w:sdtContent>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3529623"/>
              <w:tag w:val="goog_rdk_2643"/>
            </w:sdtPr>
            <w:sdtContent>
              <w:ins w:author="Quyền Linh Pham van" w:id="0" w:date="2026-02-02T14:44:37Z">
                <w:sdt>
                  <w:sdtPr>
                    <w:id w:val="1040688684"/>
                    <w:tag w:val="goog_rdk_2644"/>
                  </w:sdtPr>
                  <w:sdtContent>
                    <w:del w:author="Alpharius" w:id="4" w:date="2026-02-03T17:54:28Z"/>
                  </w:sdtContent>
                </w:sdt>
              </w:ins>
              <w:sdt>
                <w:sdtPr>
                  <w:id w:val="-223243890"/>
                  <w:tag w:val="goog_rdk_26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88729788"/>
        <w:tag w:val="goog_rdk_2650"/>
      </w:sdtPr>
      <w:sdtContent>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29760257"/>
              <w:tag w:val="goog_rdk_2647"/>
            </w:sdtPr>
            <w:sdtContent>
              <w:ins w:author="Quyền Linh Pham van" w:id="0" w:date="2026-02-02T14:44:37Z">
                <w:sdt>
                  <w:sdtPr>
                    <w:id w:val="-1799226154"/>
                    <w:tag w:val="goog_rdk_2648"/>
                  </w:sdtPr>
                  <w:sdtContent>
                    <w:del w:author="Alpharius" w:id="4" w:date="2026-02-03T17:54:28Z"/>
                  </w:sdtContent>
                </w:sdt>
              </w:ins>
              <w:sdt>
                <w:sdtPr>
                  <w:id w:val="-495562572"/>
                  <w:tag w:val="goog_rdk_26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28579134"/>
        <w:tag w:val="goog_rdk_2654"/>
      </w:sdtPr>
      <w:sdtContent>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27399164"/>
              <w:tag w:val="goog_rdk_2651"/>
            </w:sdtPr>
            <w:sdtContent>
              <w:ins w:author="Quyền Linh Pham van" w:id="0" w:date="2026-02-02T14:44:37Z">
                <w:sdt>
                  <w:sdtPr>
                    <w:id w:val="-2021354931"/>
                    <w:tag w:val="goog_rdk_2652"/>
                  </w:sdtPr>
                  <w:sdtContent>
                    <w:del w:author="Alpharius" w:id="4" w:date="2026-02-03T17:54:28Z"/>
                  </w:sdtContent>
                </w:sdt>
              </w:ins>
              <w:sdt>
                <w:sdtPr>
                  <w:id w:val="1090799823"/>
                  <w:tag w:val="goog_rdk_26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13309184"/>
        <w:tag w:val="goog_rdk_2658"/>
      </w:sdtPr>
      <w:sdtContent>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47565254"/>
              <w:tag w:val="goog_rdk_2655"/>
            </w:sdtPr>
            <w:sdtContent>
              <w:ins w:author="Quyền Linh Pham van" w:id="0" w:date="2026-02-02T14:44:37Z">
                <w:sdt>
                  <w:sdtPr>
                    <w:id w:val="802754481"/>
                    <w:tag w:val="goog_rdk_2656"/>
                  </w:sdtPr>
                  <w:sdtContent>
                    <w:del w:author="Alpharius" w:id="4" w:date="2026-02-03T17:54:28Z"/>
                  </w:sdtContent>
                </w:sdt>
              </w:ins>
              <w:sdt>
                <w:sdtPr>
                  <w:id w:val="-1176418977"/>
                  <w:tag w:val="goog_rdk_26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62134401"/>
        <w:tag w:val="goog_rdk_2662"/>
      </w:sdtPr>
      <w:sdtContent>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48982557"/>
              <w:tag w:val="goog_rdk_2659"/>
            </w:sdtPr>
            <w:sdtContent>
              <w:ins w:author="Quyền Linh Pham van" w:id="0" w:date="2026-02-02T14:44:37Z">
                <w:sdt>
                  <w:sdtPr>
                    <w:id w:val="-631309335"/>
                    <w:tag w:val="goog_rdk_2660"/>
                  </w:sdtPr>
                  <w:sdtContent>
                    <w:del w:author="Alpharius" w:id="4" w:date="2026-02-03T17:54:28Z"/>
                  </w:sdtContent>
                </w:sdt>
              </w:ins>
              <w:sdt>
                <w:sdtPr>
                  <w:id w:val="-1257123397"/>
                  <w:tag w:val="goog_rdk_26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07815817"/>
        <w:tag w:val="goog_rdk_2666"/>
      </w:sdtPr>
      <w:sdtContent>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300952"/>
              <w:tag w:val="goog_rdk_2663"/>
            </w:sdtPr>
            <w:sdtContent>
              <w:ins w:author="Quyền Linh Pham van" w:id="0" w:date="2026-02-02T14:44:37Z">
                <w:sdt>
                  <w:sdtPr>
                    <w:id w:val="2079931715"/>
                    <w:tag w:val="goog_rdk_2664"/>
                  </w:sdtPr>
                  <w:sdtContent>
                    <w:del w:author="Alpharius" w:id="4" w:date="2026-02-03T17:54:28Z"/>
                  </w:sdtContent>
                </w:sdt>
              </w:ins>
              <w:sdt>
                <w:sdtPr>
                  <w:id w:val="1179065330"/>
                  <w:tag w:val="goog_rdk_26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26111596"/>
        <w:tag w:val="goog_rdk_2670"/>
      </w:sdtPr>
      <w:sdtContent>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4125241"/>
              <w:tag w:val="goog_rdk_2667"/>
            </w:sdtPr>
            <w:sdtContent>
              <w:ins w:author="Quyền Linh Pham van" w:id="0" w:date="2026-02-02T14:44:37Z">
                <w:sdt>
                  <w:sdtPr>
                    <w:id w:val="-813994699"/>
                    <w:tag w:val="goog_rdk_2668"/>
                  </w:sdtPr>
                  <w:sdtContent>
                    <w:del w:author="Alpharius" w:id="4" w:date="2026-02-03T17:54:28Z"/>
                  </w:sdtContent>
                </w:sdt>
              </w:ins>
              <w:sdt>
                <w:sdtPr>
                  <w:id w:val="-825922987"/>
                  <w:tag w:val="goog_rdk_26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88556304"/>
        <w:tag w:val="goog_rdk_2674"/>
      </w:sdtPr>
      <w:sdtContent>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703834"/>
              <w:tag w:val="goog_rdk_2671"/>
            </w:sdtPr>
            <w:sdtContent>
              <w:ins w:author="Quyền Linh Pham van" w:id="0" w:date="2026-02-02T14:44:37Z">
                <w:sdt>
                  <w:sdtPr>
                    <w:id w:val="-29176471"/>
                    <w:tag w:val="goog_rdk_2672"/>
                  </w:sdtPr>
                  <w:sdtContent>
                    <w:del w:author="Alpharius" w:id="4" w:date="2026-02-03T17:54:28Z"/>
                  </w:sdtContent>
                </w:sdt>
              </w:ins>
              <w:sdt>
                <w:sdtPr>
                  <w:id w:val="-432945817"/>
                  <w:tag w:val="goog_rdk_26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20317772"/>
        <w:tag w:val="goog_rdk_2678"/>
      </w:sdtPr>
      <w:sdtContent>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84120143"/>
              <w:tag w:val="goog_rdk_2675"/>
            </w:sdtPr>
            <w:sdtContent>
              <w:ins w:author="Quyền Linh Pham van" w:id="0" w:date="2026-02-02T14:44:37Z">
                <w:sdt>
                  <w:sdtPr>
                    <w:id w:val="1612507324"/>
                    <w:tag w:val="goog_rdk_2676"/>
                  </w:sdtPr>
                  <w:sdtContent>
                    <w:del w:author="Alpharius" w:id="4" w:date="2026-02-03T17:54:28Z"/>
                  </w:sdtContent>
                </w:sdt>
              </w:ins>
              <w:sdt>
                <w:sdtPr>
                  <w:id w:val="1928711218"/>
                  <w:tag w:val="goog_rdk_26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07678317"/>
        <w:tag w:val="goog_rdk_2682"/>
      </w:sdtPr>
      <w:sdtContent>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6743656"/>
              <w:tag w:val="goog_rdk_2679"/>
            </w:sdtPr>
            <w:sdtContent>
              <w:ins w:author="Quyền Linh Pham van" w:id="0" w:date="2026-02-02T14:44:37Z">
                <w:sdt>
                  <w:sdtPr>
                    <w:id w:val="2063609199"/>
                    <w:tag w:val="goog_rdk_2680"/>
                  </w:sdtPr>
                  <w:sdtContent>
                    <w:del w:author="Alpharius" w:id="4" w:date="2026-02-03T17:54:28Z"/>
                  </w:sdtContent>
                </w:sdt>
              </w:ins>
              <w:sdt>
                <w:sdtPr>
                  <w:id w:val="997513661"/>
                  <w:tag w:val="goog_rdk_26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39030377"/>
        <w:tag w:val="goog_rdk_2686"/>
      </w:sdtPr>
      <w:sdtContent>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4039607"/>
              <w:tag w:val="goog_rdk_2683"/>
            </w:sdtPr>
            <w:sdtContent>
              <w:ins w:author="Quyền Linh Pham van" w:id="0" w:date="2026-02-02T14:44:37Z">
                <w:sdt>
                  <w:sdtPr>
                    <w:id w:val="564726157"/>
                    <w:tag w:val="goog_rdk_2684"/>
                  </w:sdtPr>
                  <w:sdtContent>
                    <w:del w:author="Alpharius" w:id="4" w:date="2026-02-03T17:54:28Z"/>
                  </w:sdtContent>
                </w:sdt>
              </w:ins>
              <w:sdt>
                <w:sdtPr>
                  <w:id w:val="-1473910840"/>
                  <w:tag w:val="goog_rdk_26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29714234"/>
        <w:tag w:val="goog_rdk_2690"/>
      </w:sdtPr>
      <w:sdtContent>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822731"/>
              <w:tag w:val="goog_rdk_2687"/>
            </w:sdtPr>
            <w:sdtContent>
              <w:ins w:author="Quyền Linh Pham van" w:id="0" w:date="2026-02-02T14:44:37Z">
                <w:sdt>
                  <w:sdtPr>
                    <w:id w:val="359160516"/>
                    <w:tag w:val="goog_rdk_2688"/>
                  </w:sdtPr>
                  <w:sdtContent>
                    <w:del w:author="Alpharius" w:id="4" w:date="2026-02-03T17:54:28Z"/>
                  </w:sdtContent>
                </w:sdt>
              </w:ins>
              <w:sdt>
                <w:sdtPr>
                  <w:id w:val="1510596044"/>
                  <w:tag w:val="goog_rdk_26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26068503"/>
        <w:tag w:val="goog_rdk_2694"/>
      </w:sdtPr>
      <w:sdtContent>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69360928"/>
              <w:tag w:val="goog_rdk_2691"/>
            </w:sdtPr>
            <w:sdtContent>
              <w:ins w:author="Quyền Linh Pham van" w:id="0" w:date="2026-02-02T14:44:37Z">
                <w:sdt>
                  <w:sdtPr>
                    <w:id w:val="1670788677"/>
                    <w:tag w:val="goog_rdk_2692"/>
                  </w:sdtPr>
                  <w:sdtContent>
                    <w:del w:author="Alpharius" w:id="4" w:date="2026-02-03T17:54:28Z"/>
                  </w:sdtContent>
                </w:sdt>
              </w:ins>
              <w:sdt>
                <w:sdtPr>
                  <w:id w:val="-1155124323"/>
                  <w:tag w:val="goog_rdk_26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03637305"/>
        <w:tag w:val="goog_rdk_2698"/>
      </w:sdtPr>
      <w:sdtContent>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9952756"/>
              <w:tag w:val="goog_rdk_2695"/>
            </w:sdtPr>
            <w:sdtContent>
              <w:ins w:author="Quyền Linh Pham van" w:id="0" w:date="2026-02-02T14:44:37Z">
                <w:sdt>
                  <w:sdtPr>
                    <w:id w:val="1718508775"/>
                    <w:tag w:val="goog_rdk_2696"/>
                  </w:sdtPr>
                  <w:sdtContent>
                    <w:del w:author="Alpharius" w:id="4" w:date="2026-02-03T17:54:28Z"/>
                  </w:sdtContent>
                </w:sdt>
              </w:ins>
              <w:sdt>
                <w:sdtPr>
                  <w:id w:val="-840427330"/>
                  <w:tag w:val="goog_rdk_26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98535117"/>
        <w:tag w:val="goog_rdk_2702"/>
      </w:sdtPr>
      <w:sdtContent>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89109450"/>
              <w:tag w:val="goog_rdk_2699"/>
            </w:sdtPr>
            <w:sdtContent>
              <w:ins w:author="Quyền Linh Pham van" w:id="0" w:date="2026-02-02T14:44:37Z">
                <w:sdt>
                  <w:sdtPr>
                    <w:id w:val="-1277566831"/>
                    <w:tag w:val="goog_rdk_2700"/>
                  </w:sdtPr>
                  <w:sdtContent>
                    <w:del w:author="Alpharius" w:id="4" w:date="2026-02-03T17:54:28Z"/>
                  </w:sdtContent>
                </w:sdt>
              </w:ins>
              <w:sdt>
                <w:sdtPr>
                  <w:id w:val="1859946524"/>
                  <w:tag w:val="goog_rdk_27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70285174"/>
        <w:tag w:val="goog_rdk_2706"/>
      </w:sdtPr>
      <w:sdtContent>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86447907"/>
              <w:tag w:val="goog_rdk_2703"/>
            </w:sdtPr>
            <w:sdtContent>
              <w:ins w:author="Quyền Linh Pham van" w:id="0" w:date="2026-02-02T14:44:37Z">
                <w:sdt>
                  <w:sdtPr>
                    <w:id w:val="-1089221370"/>
                    <w:tag w:val="goog_rdk_2704"/>
                  </w:sdtPr>
                  <w:sdtContent>
                    <w:del w:author="Alpharius" w:id="4" w:date="2026-02-03T17:54:28Z"/>
                  </w:sdtContent>
                </w:sdt>
              </w:ins>
              <w:sdt>
                <w:sdtPr>
                  <w:id w:val="-1740769260"/>
                  <w:tag w:val="goog_rdk_27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18448656"/>
        <w:tag w:val="goog_rdk_2710"/>
      </w:sdtPr>
      <w:sdtContent>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658280"/>
              <w:tag w:val="goog_rdk_2707"/>
            </w:sdtPr>
            <w:sdtContent>
              <w:ins w:author="Quyền Linh Pham van" w:id="0" w:date="2026-02-02T14:44:37Z">
                <w:sdt>
                  <w:sdtPr>
                    <w:id w:val="-1267935010"/>
                    <w:tag w:val="goog_rdk_2708"/>
                  </w:sdtPr>
                  <w:sdtContent>
                    <w:del w:author="Alpharius" w:id="4" w:date="2026-02-03T17:54:28Z"/>
                  </w:sdtContent>
                </w:sdt>
              </w:ins>
              <w:sdt>
                <w:sdtPr>
                  <w:id w:val="1253609105"/>
                  <w:tag w:val="goog_rdk_27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68988095"/>
        <w:tag w:val="goog_rdk_2714"/>
      </w:sdtPr>
      <w:sdtContent>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19978909"/>
              <w:tag w:val="goog_rdk_2711"/>
            </w:sdtPr>
            <w:sdtContent>
              <w:ins w:author="Quyền Linh Pham van" w:id="0" w:date="2026-02-02T14:44:37Z">
                <w:sdt>
                  <w:sdtPr>
                    <w:id w:val="1559523838"/>
                    <w:tag w:val="goog_rdk_2712"/>
                  </w:sdtPr>
                  <w:sdtContent>
                    <w:del w:author="Alpharius" w:id="4" w:date="2026-02-03T17:54:28Z"/>
                  </w:sdtContent>
                </w:sdt>
              </w:ins>
              <w:sdt>
                <w:sdtPr>
                  <w:id w:val="-1062074422"/>
                  <w:tag w:val="goog_rdk_27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15972888"/>
        <w:tag w:val="goog_rdk_2718"/>
      </w:sdtPr>
      <w:sdtContent>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3642331"/>
              <w:tag w:val="goog_rdk_2715"/>
            </w:sdtPr>
            <w:sdtContent>
              <w:ins w:author="Quyền Linh Pham van" w:id="0" w:date="2026-02-02T14:44:37Z">
                <w:sdt>
                  <w:sdtPr>
                    <w:id w:val="716942782"/>
                    <w:tag w:val="goog_rdk_2716"/>
                  </w:sdtPr>
                  <w:sdtContent>
                    <w:del w:author="Alpharius" w:id="4" w:date="2026-02-03T17:54:28Z"/>
                  </w:sdtContent>
                </w:sdt>
              </w:ins>
              <w:sdt>
                <w:sdtPr>
                  <w:id w:val="-476398155"/>
                  <w:tag w:val="goog_rdk_27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23511308"/>
        <w:tag w:val="goog_rdk_2722"/>
      </w:sdtPr>
      <w:sdtContent>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2968970"/>
              <w:tag w:val="goog_rdk_2719"/>
            </w:sdtPr>
            <w:sdtContent>
              <w:ins w:author="Quyền Linh Pham van" w:id="0" w:date="2026-02-02T14:44:37Z">
                <w:sdt>
                  <w:sdtPr>
                    <w:id w:val="33613655"/>
                    <w:tag w:val="goog_rdk_2720"/>
                  </w:sdtPr>
                  <w:sdtContent>
                    <w:del w:author="Alpharius" w:id="4" w:date="2026-02-03T17:54:28Z"/>
                  </w:sdtContent>
                </w:sdt>
              </w:ins>
              <w:sdt>
                <w:sdtPr>
                  <w:id w:val="1804694886"/>
                  <w:tag w:val="goog_rdk_27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75614631"/>
        <w:tag w:val="goog_rdk_2726"/>
      </w:sdtPr>
      <w:sdtContent>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2019028"/>
              <w:tag w:val="goog_rdk_2723"/>
            </w:sdtPr>
            <w:sdtContent>
              <w:ins w:author="Quyền Linh Pham van" w:id="0" w:date="2026-02-02T14:44:37Z">
                <w:sdt>
                  <w:sdtPr>
                    <w:id w:val="-937877927"/>
                    <w:tag w:val="goog_rdk_2724"/>
                  </w:sdtPr>
                  <w:sdtContent>
                    <w:del w:author="Alpharius" w:id="4" w:date="2026-02-03T17:54:28Z"/>
                  </w:sdtContent>
                </w:sdt>
              </w:ins>
              <w:sdt>
                <w:sdtPr>
                  <w:id w:val="456386490"/>
                  <w:tag w:val="goog_rdk_27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31187226"/>
        <w:tag w:val="goog_rdk_2730"/>
      </w:sdtPr>
      <w:sdtContent>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8183972"/>
              <w:tag w:val="goog_rdk_2727"/>
            </w:sdtPr>
            <w:sdtContent>
              <w:ins w:author="Quyền Linh Pham van" w:id="0" w:date="2026-02-02T14:44:37Z">
                <w:sdt>
                  <w:sdtPr>
                    <w:id w:val="580802869"/>
                    <w:tag w:val="goog_rdk_2728"/>
                  </w:sdtPr>
                  <w:sdtContent>
                    <w:del w:author="Alpharius" w:id="4" w:date="2026-02-03T17:54:28Z"/>
                  </w:sdtContent>
                </w:sdt>
              </w:ins>
              <w:sdt>
                <w:sdtPr>
                  <w:id w:val="-1844304149"/>
                  <w:tag w:val="goog_rdk_27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75107346"/>
        <w:tag w:val="goog_rdk_2734"/>
      </w:sdtPr>
      <w:sdtContent>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2299224"/>
              <w:tag w:val="goog_rdk_2731"/>
            </w:sdtPr>
            <w:sdtContent>
              <w:ins w:author="Quyền Linh Pham van" w:id="0" w:date="2026-02-02T14:44:37Z">
                <w:sdt>
                  <w:sdtPr>
                    <w:id w:val="1485348211"/>
                    <w:tag w:val="goog_rdk_2732"/>
                  </w:sdtPr>
                  <w:sdtContent>
                    <w:del w:author="Alpharius" w:id="4" w:date="2026-02-03T17:54:28Z"/>
                  </w:sdtContent>
                </w:sdt>
              </w:ins>
              <w:sdt>
                <w:sdtPr>
                  <w:id w:val="-903653556"/>
                  <w:tag w:val="goog_rdk_27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70018568"/>
        <w:tag w:val="goog_rdk_2738"/>
      </w:sdtPr>
      <w:sdtContent>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39920277"/>
              <w:tag w:val="goog_rdk_2735"/>
            </w:sdtPr>
            <w:sdtContent>
              <w:ins w:author="Quyền Linh Pham van" w:id="0" w:date="2026-02-02T14:44:37Z">
                <w:sdt>
                  <w:sdtPr>
                    <w:id w:val="-1214166263"/>
                    <w:tag w:val="goog_rdk_2736"/>
                  </w:sdtPr>
                  <w:sdtContent>
                    <w:del w:author="Alpharius" w:id="4" w:date="2026-02-03T17:54:28Z"/>
                  </w:sdtContent>
                </w:sdt>
              </w:ins>
              <w:sdt>
                <w:sdtPr>
                  <w:id w:val="2114871101"/>
                  <w:tag w:val="goog_rdk_27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88443082"/>
        <w:tag w:val="goog_rdk_2742"/>
      </w:sdtPr>
      <w:sdtContent>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9934349"/>
              <w:tag w:val="goog_rdk_2739"/>
            </w:sdtPr>
            <w:sdtContent>
              <w:ins w:author="Quyền Linh Pham van" w:id="0" w:date="2026-02-02T14:44:37Z">
                <w:sdt>
                  <w:sdtPr>
                    <w:id w:val="-881401878"/>
                    <w:tag w:val="goog_rdk_2740"/>
                  </w:sdtPr>
                  <w:sdtContent>
                    <w:del w:author="Alpharius" w:id="4" w:date="2026-02-03T17:54:28Z"/>
                  </w:sdtContent>
                </w:sdt>
              </w:ins>
              <w:sdt>
                <w:sdtPr>
                  <w:id w:val="425295326"/>
                  <w:tag w:val="goog_rdk_27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97307209"/>
        <w:tag w:val="goog_rdk_2746"/>
      </w:sdtPr>
      <w:sdtContent>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9556853"/>
              <w:tag w:val="goog_rdk_2743"/>
            </w:sdtPr>
            <w:sdtContent>
              <w:ins w:author="Quyền Linh Pham van" w:id="0" w:date="2026-02-02T14:44:37Z">
                <w:sdt>
                  <w:sdtPr>
                    <w:id w:val="-1277594480"/>
                    <w:tag w:val="goog_rdk_2744"/>
                  </w:sdtPr>
                  <w:sdtContent>
                    <w:del w:author="Alpharius" w:id="4" w:date="2026-02-03T17:54:28Z"/>
                  </w:sdtContent>
                </w:sdt>
              </w:ins>
              <w:sdt>
                <w:sdtPr>
                  <w:id w:val="115340482"/>
                  <w:tag w:val="goog_rdk_27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05765156"/>
        <w:tag w:val="goog_rdk_2750"/>
      </w:sdtPr>
      <w:sdtContent>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28208079"/>
              <w:tag w:val="goog_rdk_2747"/>
            </w:sdtPr>
            <w:sdtContent>
              <w:ins w:author="Quyền Linh Pham van" w:id="0" w:date="2026-02-02T14:44:37Z">
                <w:sdt>
                  <w:sdtPr>
                    <w:id w:val="-399081462"/>
                    <w:tag w:val="goog_rdk_2748"/>
                  </w:sdtPr>
                  <w:sdtContent>
                    <w:del w:author="Alpharius" w:id="4" w:date="2026-02-03T17:54:28Z"/>
                  </w:sdtContent>
                </w:sdt>
              </w:ins>
              <w:sdt>
                <w:sdtPr>
                  <w:id w:val="-142266307"/>
                  <w:tag w:val="goog_rdk_27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61605751"/>
        <w:tag w:val="goog_rdk_2754"/>
      </w:sdtPr>
      <w:sdtContent>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9735329"/>
              <w:tag w:val="goog_rdk_2751"/>
            </w:sdtPr>
            <w:sdtContent>
              <w:ins w:author="Quyền Linh Pham van" w:id="0" w:date="2026-02-02T14:44:37Z">
                <w:sdt>
                  <w:sdtPr>
                    <w:id w:val="656713771"/>
                    <w:tag w:val="goog_rdk_2752"/>
                  </w:sdtPr>
                  <w:sdtContent>
                    <w:del w:author="Alpharius" w:id="4" w:date="2026-02-03T17:54:28Z"/>
                  </w:sdtContent>
                </w:sdt>
              </w:ins>
              <w:sdt>
                <w:sdtPr>
                  <w:id w:val="1094784778"/>
                  <w:tag w:val="goog_rdk_27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6737815"/>
        <w:tag w:val="goog_rdk_2758"/>
      </w:sdtPr>
      <w:sdtContent>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4097438"/>
              <w:tag w:val="goog_rdk_2755"/>
            </w:sdtPr>
            <w:sdtContent>
              <w:ins w:author="Quyền Linh Pham van" w:id="0" w:date="2026-02-02T14:44:37Z">
                <w:sdt>
                  <w:sdtPr>
                    <w:id w:val="1985392527"/>
                    <w:tag w:val="goog_rdk_2756"/>
                  </w:sdtPr>
                  <w:sdtContent>
                    <w:del w:author="Alpharius" w:id="4" w:date="2026-02-03T17:54:28Z"/>
                  </w:sdtContent>
                </w:sdt>
              </w:ins>
              <w:sdt>
                <w:sdtPr>
                  <w:id w:val="-1752075123"/>
                  <w:tag w:val="goog_rdk_27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40543632"/>
        <w:tag w:val="goog_rdk_2762"/>
      </w:sdtPr>
      <w:sdtContent>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67802993"/>
              <w:tag w:val="goog_rdk_2759"/>
            </w:sdtPr>
            <w:sdtContent>
              <w:ins w:author="Quyền Linh Pham van" w:id="0" w:date="2026-02-02T14:44:37Z">
                <w:sdt>
                  <w:sdtPr>
                    <w:id w:val="993971642"/>
                    <w:tag w:val="goog_rdk_2760"/>
                  </w:sdtPr>
                  <w:sdtContent>
                    <w:del w:author="Alpharius" w:id="4" w:date="2026-02-03T17:54:28Z"/>
                  </w:sdtContent>
                </w:sdt>
              </w:ins>
              <w:sdt>
                <w:sdtPr>
                  <w:id w:val="-531062233"/>
                  <w:tag w:val="goog_rdk_27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82022703"/>
        <w:tag w:val="goog_rdk_2766"/>
      </w:sdtPr>
      <w:sdtContent>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75612147"/>
              <w:tag w:val="goog_rdk_2763"/>
            </w:sdtPr>
            <w:sdtContent>
              <w:ins w:author="Quyền Linh Pham van" w:id="0" w:date="2026-02-02T14:44:37Z">
                <w:sdt>
                  <w:sdtPr>
                    <w:id w:val="808056717"/>
                    <w:tag w:val="goog_rdk_2764"/>
                  </w:sdtPr>
                  <w:sdtContent>
                    <w:del w:author="Alpharius" w:id="4" w:date="2026-02-03T17:54:28Z"/>
                  </w:sdtContent>
                </w:sdt>
              </w:ins>
              <w:sdt>
                <w:sdtPr>
                  <w:id w:val="-1116086330"/>
                  <w:tag w:val="goog_rdk_27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72022536"/>
        <w:tag w:val="goog_rdk_2770"/>
      </w:sdtPr>
      <w:sdtContent>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3952988"/>
              <w:tag w:val="goog_rdk_2767"/>
            </w:sdtPr>
            <w:sdtContent>
              <w:ins w:author="Quyền Linh Pham van" w:id="0" w:date="2026-02-02T14:44:37Z">
                <w:sdt>
                  <w:sdtPr>
                    <w:id w:val="1891953781"/>
                    <w:tag w:val="goog_rdk_2768"/>
                  </w:sdtPr>
                  <w:sdtContent>
                    <w:del w:author="Alpharius" w:id="4" w:date="2026-02-03T17:54:28Z"/>
                  </w:sdtContent>
                </w:sdt>
              </w:ins>
              <w:sdt>
                <w:sdtPr>
                  <w:id w:val="-363329796"/>
                  <w:tag w:val="goog_rdk_27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26283377"/>
        <w:tag w:val="goog_rdk_2774"/>
      </w:sdtPr>
      <w:sdtContent>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86619846"/>
              <w:tag w:val="goog_rdk_2771"/>
            </w:sdtPr>
            <w:sdtContent>
              <w:ins w:author="Quyền Linh Pham van" w:id="0" w:date="2026-02-02T14:44:37Z">
                <w:sdt>
                  <w:sdtPr>
                    <w:id w:val="-65860851"/>
                    <w:tag w:val="goog_rdk_2772"/>
                  </w:sdtPr>
                  <w:sdtContent>
                    <w:del w:author="Alpharius" w:id="4" w:date="2026-02-03T17:54:28Z"/>
                  </w:sdtContent>
                </w:sdt>
              </w:ins>
              <w:sdt>
                <w:sdtPr>
                  <w:id w:val="-822377684"/>
                  <w:tag w:val="goog_rdk_27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50368915"/>
        <w:tag w:val="goog_rdk_2778"/>
      </w:sdtPr>
      <w:sdtContent>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55342888"/>
              <w:tag w:val="goog_rdk_2775"/>
            </w:sdtPr>
            <w:sdtContent>
              <w:ins w:author="Quyền Linh Pham van" w:id="0" w:date="2026-02-02T14:44:37Z">
                <w:sdt>
                  <w:sdtPr>
                    <w:id w:val="-719240419"/>
                    <w:tag w:val="goog_rdk_2776"/>
                  </w:sdtPr>
                  <w:sdtContent>
                    <w:del w:author="Alpharius" w:id="4" w:date="2026-02-03T17:54:28Z"/>
                  </w:sdtContent>
                </w:sdt>
              </w:ins>
              <w:sdt>
                <w:sdtPr>
                  <w:id w:val="-1622098275"/>
                  <w:tag w:val="goog_rdk_27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73423587"/>
        <w:tag w:val="goog_rdk_2782"/>
      </w:sdtPr>
      <w:sdtContent>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4404857"/>
              <w:tag w:val="goog_rdk_2779"/>
            </w:sdtPr>
            <w:sdtContent>
              <w:ins w:author="Quyền Linh Pham van" w:id="0" w:date="2026-02-02T14:44:37Z">
                <w:sdt>
                  <w:sdtPr>
                    <w:id w:val="-1485985797"/>
                    <w:tag w:val="goog_rdk_2780"/>
                  </w:sdtPr>
                  <w:sdtContent>
                    <w:del w:author="Alpharius" w:id="4" w:date="2026-02-03T17:54:28Z"/>
                  </w:sdtContent>
                </w:sdt>
              </w:ins>
              <w:sdt>
                <w:sdtPr>
                  <w:id w:val="635988355"/>
                  <w:tag w:val="goog_rdk_27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68760022"/>
        <w:tag w:val="goog_rdk_2786"/>
      </w:sdtPr>
      <w:sdtContent>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3836957"/>
              <w:tag w:val="goog_rdk_2783"/>
            </w:sdtPr>
            <w:sdtContent>
              <w:ins w:author="Quyền Linh Pham van" w:id="0" w:date="2026-02-02T14:44:37Z">
                <w:sdt>
                  <w:sdtPr>
                    <w:id w:val="1414951890"/>
                    <w:tag w:val="goog_rdk_2784"/>
                  </w:sdtPr>
                  <w:sdtContent>
                    <w:del w:author="Alpharius" w:id="4" w:date="2026-02-03T17:54:28Z"/>
                  </w:sdtContent>
                </w:sdt>
              </w:ins>
              <w:sdt>
                <w:sdtPr>
                  <w:id w:val="-2061020951"/>
                  <w:tag w:val="goog_rdk_27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10199657"/>
        <w:tag w:val="goog_rdk_2790"/>
      </w:sdtPr>
      <w:sdtContent>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14424614"/>
              <w:tag w:val="goog_rdk_2787"/>
            </w:sdtPr>
            <w:sdtContent>
              <w:ins w:author="Quyền Linh Pham van" w:id="0" w:date="2026-02-02T14:44:37Z">
                <w:sdt>
                  <w:sdtPr>
                    <w:id w:val="-1272346363"/>
                    <w:tag w:val="goog_rdk_2788"/>
                  </w:sdtPr>
                  <w:sdtContent>
                    <w:del w:author="Alpharius" w:id="4" w:date="2026-02-03T17:54:28Z"/>
                  </w:sdtContent>
                </w:sdt>
              </w:ins>
              <w:sdt>
                <w:sdtPr>
                  <w:id w:val="35890574"/>
                  <w:tag w:val="goog_rdk_27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43996486"/>
        <w:tag w:val="goog_rdk_2794"/>
      </w:sdtPr>
      <w:sdtContent>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26169024"/>
              <w:tag w:val="goog_rdk_2791"/>
            </w:sdtPr>
            <w:sdtContent>
              <w:ins w:author="Quyền Linh Pham van" w:id="0" w:date="2026-02-02T14:44:37Z">
                <w:sdt>
                  <w:sdtPr>
                    <w:id w:val="-874530167"/>
                    <w:tag w:val="goog_rdk_2792"/>
                  </w:sdtPr>
                  <w:sdtContent>
                    <w:del w:author="Alpharius" w:id="4" w:date="2026-02-03T17:54:28Z"/>
                  </w:sdtContent>
                </w:sdt>
              </w:ins>
              <w:sdt>
                <w:sdtPr>
                  <w:id w:val="2009721467"/>
                  <w:tag w:val="goog_rdk_27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66937695"/>
        <w:tag w:val="goog_rdk_2798"/>
      </w:sdtPr>
      <w:sdtContent>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2699460"/>
              <w:tag w:val="goog_rdk_2795"/>
            </w:sdtPr>
            <w:sdtContent>
              <w:ins w:author="Quyền Linh Pham van" w:id="0" w:date="2026-02-02T14:44:37Z">
                <w:sdt>
                  <w:sdtPr>
                    <w:id w:val="-1200789575"/>
                    <w:tag w:val="goog_rdk_2796"/>
                  </w:sdtPr>
                  <w:sdtContent>
                    <w:del w:author="Alpharius" w:id="4" w:date="2026-02-03T17:54:28Z"/>
                  </w:sdtContent>
                </w:sdt>
              </w:ins>
              <w:sdt>
                <w:sdtPr>
                  <w:id w:val="-1316229691"/>
                  <w:tag w:val="goog_rdk_27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2932338"/>
        <w:tag w:val="goog_rdk_2802"/>
      </w:sdtPr>
      <w:sdtContent>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07397849"/>
              <w:tag w:val="goog_rdk_2799"/>
            </w:sdtPr>
            <w:sdtContent>
              <w:ins w:author="Quyền Linh Pham van" w:id="0" w:date="2026-02-02T14:44:37Z">
                <w:sdt>
                  <w:sdtPr>
                    <w:id w:val="505166158"/>
                    <w:tag w:val="goog_rdk_2800"/>
                  </w:sdtPr>
                  <w:sdtContent>
                    <w:del w:author="Alpharius" w:id="4" w:date="2026-02-03T17:54:28Z"/>
                  </w:sdtContent>
                </w:sdt>
              </w:ins>
              <w:sdt>
                <w:sdtPr>
                  <w:id w:val="1628471235"/>
                  <w:tag w:val="goog_rdk_28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03152088"/>
        <w:tag w:val="goog_rdk_2806"/>
      </w:sdtPr>
      <w:sdtContent>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5639220"/>
              <w:tag w:val="goog_rdk_2803"/>
            </w:sdtPr>
            <w:sdtContent>
              <w:ins w:author="Quyền Linh Pham van" w:id="0" w:date="2026-02-02T14:44:37Z">
                <w:sdt>
                  <w:sdtPr>
                    <w:id w:val="1440222204"/>
                    <w:tag w:val="goog_rdk_2804"/>
                  </w:sdtPr>
                  <w:sdtContent>
                    <w:del w:author="Alpharius" w:id="4" w:date="2026-02-03T17:54:28Z"/>
                  </w:sdtContent>
                </w:sdt>
              </w:ins>
              <w:sdt>
                <w:sdtPr>
                  <w:id w:val="341494668"/>
                  <w:tag w:val="goog_rdk_28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68362041"/>
        <w:tag w:val="goog_rdk_2810"/>
      </w:sdtPr>
      <w:sdtContent>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3405089"/>
              <w:tag w:val="goog_rdk_2807"/>
            </w:sdtPr>
            <w:sdtContent>
              <w:ins w:author="Quyền Linh Pham van" w:id="0" w:date="2026-02-02T14:44:37Z">
                <w:sdt>
                  <w:sdtPr>
                    <w:id w:val="939216782"/>
                    <w:tag w:val="goog_rdk_2808"/>
                  </w:sdtPr>
                  <w:sdtContent>
                    <w:del w:author="Alpharius" w:id="4" w:date="2026-02-03T17:54:28Z"/>
                  </w:sdtContent>
                </w:sdt>
              </w:ins>
              <w:sdt>
                <w:sdtPr>
                  <w:id w:val="-672365003"/>
                  <w:tag w:val="goog_rdk_28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52609857"/>
        <w:tag w:val="goog_rdk_2814"/>
      </w:sdtPr>
      <w:sdtContent>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778942"/>
              <w:tag w:val="goog_rdk_2811"/>
            </w:sdtPr>
            <w:sdtContent>
              <w:ins w:author="Quyền Linh Pham van" w:id="0" w:date="2026-02-02T14:44:37Z">
                <w:sdt>
                  <w:sdtPr>
                    <w:id w:val="-332042368"/>
                    <w:tag w:val="goog_rdk_2812"/>
                  </w:sdtPr>
                  <w:sdtContent>
                    <w:del w:author="Alpharius" w:id="4" w:date="2026-02-03T17:54:28Z"/>
                  </w:sdtContent>
                </w:sdt>
              </w:ins>
              <w:sdt>
                <w:sdtPr>
                  <w:id w:val="-1933682573"/>
                  <w:tag w:val="goog_rdk_28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35681731"/>
        <w:tag w:val="goog_rdk_2818"/>
      </w:sdtPr>
      <w:sdtContent>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44835323"/>
              <w:tag w:val="goog_rdk_2815"/>
            </w:sdtPr>
            <w:sdtContent>
              <w:ins w:author="Quyền Linh Pham van" w:id="0" w:date="2026-02-02T14:44:37Z">
                <w:sdt>
                  <w:sdtPr>
                    <w:id w:val="-991951536"/>
                    <w:tag w:val="goog_rdk_2816"/>
                  </w:sdtPr>
                  <w:sdtContent>
                    <w:del w:author="Alpharius" w:id="4" w:date="2026-02-03T17:54:28Z"/>
                  </w:sdtContent>
                </w:sdt>
              </w:ins>
              <w:sdt>
                <w:sdtPr>
                  <w:id w:val="1523463687"/>
                  <w:tag w:val="goog_rdk_28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04370721"/>
        <w:tag w:val="goog_rdk_2822"/>
      </w:sdtPr>
      <w:sdtContent>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821264"/>
              <w:tag w:val="goog_rdk_2819"/>
            </w:sdtPr>
            <w:sdtContent>
              <w:ins w:author="Quyền Linh Pham van" w:id="0" w:date="2026-02-02T14:44:37Z">
                <w:sdt>
                  <w:sdtPr>
                    <w:id w:val="-507646275"/>
                    <w:tag w:val="goog_rdk_2820"/>
                  </w:sdtPr>
                  <w:sdtContent>
                    <w:del w:author="Alpharius" w:id="4" w:date="2026-02-03T17:54:28Z"/>
                  </w:sdtContent>
                </w:sdt>
              </w:ins>
              <w:sdt>
                <w:sdtPr>
                  <w:id w:val="-1464628768"/>
                  <w:tag w:val="goog_rdk_28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80888235"/>
        <w:tag w:val="goog_rdk_2826"/>
      </w:sdtPr>
      <w:sdtContent>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29443401"/>
              <w:tag w:val="goog_rdk_2823"/>
            </w:sdtPr>
            <w:sdtContent>
              <w:ins w:author="Quyền Linh Pham van" w:id="0" w:date="2026-02-02T14:44:37Z">
                <w:sdt>
                  <w:sdtPr>
                    <w:id w:val="787579859"/>
                    <w:tag w:val="goog_rdk_2824"/>
                  </w:sdtPr>
                  <w:sdtContent>
                    <w:del w:author="Alpharius" w:id="4" w:date="2026-02-03T17:54:28Z"/>
                  </w:sdtContent>
                </w:sdt>
              </w:ins>
              <w:sdt>
                <w:sdtPr>
                  <w:id w:val="627401348"/>
                  <w:tag w:val="goog_rdk_28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40838661"/>
        <w:tag w:val="goog_rdk_2830"/>
      </w:sdtPr>
      <w:sdtContent>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2481804"/>
              <w:tag w:val="goog_rdk_2827"/>
            </w:sdtPr>
            <w:sdtContent>
              <w:ins w:author="Quyền Linh Pham van" w:id="0" w:date="2026-02-02T14:44:37Z">
                <w:sdt>
                  <w:sdtPr>
                    <w:id w:val="-1456109110"/>
                    <w:tag w:val="goog_rdk_2828"/>
                  </w:sdtPr>
                  <w:sdtContent>
                    <w:del w:author="Alpharius" w:id="4" w:date="2026-02-03T17:54:28Z"/>
                  </w:sdtContent>
                </w:sdt>
              </w:ins>
              <w:sdt>
                <w:sdtPr>
                  <w:id w:val="1835471211"/>
                  <w:tag w:val="goog_rdk_28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57909898"/>
        <w:tag w:val="goog_rdk_2834"/>
      </w:sdtPr>
      <w:sdtContent>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31365047"/>
              <w:tag w:val="goog_rdk_2831"/>
            </w:sdtPr>
            <w:sdtContent>
              <w:ins w:author="Quyền Linh Pham van" w:id="0" w:date="2026-02-02T14:44:37Z">
                <w:sdt>
                  <w:sdtPr>
                    <w:id w:val="-2075222267"/>
                    <w:tag w:val="goog_rdk_2832"/>
                  </w:sdtPr>
                  <w:sdtContent>
                    <w:del w:author="Alpharius" w:id="4" w:date="2026-02-03T17:54:28Z"/>
                  </w:sdtContent>
                </w:sdt>
              </w:ins>
              <w:sdt>
                <w:sdtPr>
                  <w:id w:val="-970727785"/>
                  <w:tag w:val="goog_rdk_28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34809337"/>
        <w:tag w:val="goog_rdk_2838"/>
      </w:sdtPr>
      <w:sdtContent>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21022874"/>
              <w:tag w:val="goog_rdk_2835"/>
            </w:sdtPr>
            <w:sdtContent>
              <w:ins w:author="Quyền Linh Pham van" w:id="0" w:date="2026-02-02T14:44:37Z">
                <w:sdt>
                  <w:sdtPr>
                    <w:id w:val="-1803471030"/>
                    <w:tag w:val="goog_rdk_2836"/>
                  </w:sdtPr>
                  <w:sdtContent>
                    <w:del w:author="Alpharius" w:id="4" w:date="2026-02-03T17:54:28Z"/>
                  </w:sdtContent>
                </w:sdt>
              </w:ins>
              <w:sdt>
                <w:sdtPr>
                  <w:id w:val="463652957"/>
                  <w:tag w:val="goog_rdk_28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06364136"/>
        <w:tag w:val="goog_rdk_2842"/>
      </w:sdtPr>
      <w:sdtContent>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17039374"/>
              <w:tag w:val="goog_rdk_2839"/>
            </w:sdtPr>
            <w:sdtContent>
              <w:ins w:author="Quyền Linh Pham van" w:id="0" w:date="2026-02-02T14:44:37Z">
                <w:sdt>
                  <w:sdtPr>
                    <w:id w:val="-338006092"/>
                    <w:tag w:val="goog_rdk_2840"/>
                  </w:sdtPr>
                  <w:sdtContent>
                    <w:del w:author="Alpharius" w:id="4" w:date="2026-02-03T17:54:28Z"/>
                  </w:sdtContent>
                </w:sdt>
              </w:ins>
              <w:sdt>
                <w:sdtPr>
                  <w:id w:val="-1809354377"/>
                  <w:tag w:val="goog_rdk_28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15117927"/>
        <w:tag w:val="goog_rdk_2846"/>
      </w:sdtPr>
      <w:sdtContent>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4816099"/>
              <w:tag w:val="goog_rdk_2843"/>
            </w:sdtPr>
            <w:sdtContent>
              <w:ins w:author="Quyền Linh Pham van" w:id="0" w:date="2026-02-02T14:44:37Z">
                <w:sdt>
                  <w:sdtPr>
                    <w:id w:val="8930489"/>
                    <w:tag w:val="goog_rdk_2844"/>
                  </w:sdtPr>
                  <w:sdtContent>
                    <w:del w:author="Alpharius" w:id="4" w:date="2026-02-03T17:54:28Z"/>
                  </w:sdtContent>
                </w:sdt>
              </w:ins>
              <w:sdt>
                <w:sdtPr>
                  <w:id w:val="-1928483363"/>
                  <w:tag w:val="goog_rdk_28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42079204"/>
        <w:tag w:val="goog_rdk_2850"/>
      </w:sdtPr>
      <w:sdtContent>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34510647"/>
              <w:tag w:val="goog_rdk_2847"/>
            </w:sdtPr>
            <w:sdtContent>
              <w:ins w:author="Quyền Linh Pham van" w:id="0" w:date="2026-02-02T14:44:37Z">
                <w:sdt>
                  <w:sdtPr>
                    <w:id w:val="2123889573"/>
                    <w:tag w:val="goog_rdk_2848"/>
                  </w:sdtPr>
                  <w:sdtContent>
                    <w:del w:author="Alpharius" w:id="4" w:date="2026-02-03T17:54:28Z"/>
                  </w:sdtContent>
                </w:sdt>
              </w:ins>
              <w:sdt>
                <w:sdtPr>
                  <w:id w:val="-93233935"/>
                  <w:tag w:val="goog_rdk_28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71539181"/>
        <w:tag w:val="goog_rdk_2854"/>
      </w:sdtPr>
      <w:sdtContent>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8764857"/>
              <w:tag w:val="goog_rdk_2851"/>
            </w:sdtPr>
            <w:sdtContent>
              <w:ins w:author="Quyền Linh Pham van" w:id="0" w:date="2026-02-02T14:44:37Z">
                <w:sdt>
                  <w:sdtPr>
                    <w:id w:val="2105001666"/>
                    <w:tag w:val="goog_rdk_2852"/>
                  </w:sdtPr>
                  <w:sdtContent>
                    <w:del w:author="Alpharius" w:id="4" w:date="2026-02-03T17:54:28Z"/>
                  </w:sdtContent>
                </w:sdt>
              </w:ins>
              <w:sdt>
                <w:sdtPr>
                  <w:id w:val="-364612489"/>
                  <w:tag w:val="goog_rdk_28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05224024"/>
        <w:tag w:val="goog_rdk_2858"/>
      </w:sdtPr>
      <w:sdtContent>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96052882"/>
              <w:tag w:val="goog_rdk_2855"/>
            </w:sdtPr>
            <w:sdtContent>
              <w:ins w:author="Quyền Linh Pham van" w:id="0" w:date="2026-02-02T14:44:37Z">
                <w:sdt>
                  <w:sdtPr>
                    <w:id w:val="-1664421569"/>
                    <w:tag w:val="goog_rdk_2856"/>
                  </w:sdtPr>
                  <w:sdtContent>
                    <w:del w:author="Alpharius" w:id="4" w:date="2026-02-03T17:54:28Z"/>
                  </w:sdtContent>
                </w:sdt>
              </w:ins>
              <w:sdt>
                <w:sdtPr>
                  <w:id w:val="965833506"/>
                  <w:tag w:val="goog_rdk_28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97579932"/>
        <w:tag w:val="goog_rdk_2862"/>
      </w:sdtPr>
      <w:sdtContent>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09928984"/>
              <w:tag w:val="goog_rdk_2859"/>
            </w:sdtPr>
            <w:sdtContent>
              <w:ins w:author="Quyền Linh Pham van" w:id="0" w:date="2026-02-02T14:44:37Z">
                <w:sdt>
                  <w:sdtPr>
                    <w:id w:val="1153310367"/>
                    <w:tag w:val="goog_rdk_2860"/>
                  </w:sdtPr>
                  <w:sdtContent>
                    <w:del w:author="Alpharius" w:id="4" w:date="2026-02-03T17:54:28Z"/>
                  </w:sdtContent>
                </w:sdt>
              </w:ins>
              <w:sdt>
                <w:sdtPr>
                  <w:id w:val="1913691777"/>
                  <w:tag w:val="goog_rdk_28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86041821"/>
        <w:tag w:val="goog_rdk_2866"/>
      </w:sdtPr>
      <w:sdtContent>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1127407"/>
              <w:tag w:val="goog_rdk_2863"/>
            </w:sdtPr>
            <w:sdtContent>
              <w:ins w:author="Quyền Linh Pham van" w:id="0" w:date="2026-02-02T14:44:37Z">
                <w:sdt>
                  <w:sdtPr>
                    <w:id w:val="810774171"/>
                    <w:tag w:val="goog_rdk_2864"/>
                  </w:sdtPr>
                  <w:sdtContent>
                    <w:del w:author="Alpharius" w:id="4" w:date="2026-02-03T17:54:28Z"/>
                  </w:sdtContent>
                </w:sdt>
              </w:ins>
              <w:sdt>
                <w:sdtPr>
                  <w:id w:val="-987055141"/>
                  <w:tag w:val="goog_rdk_28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27643481"/>
        <w:tag w:val="goog_rdk_2870"/>
      </w:sdtPr>
      <w:sdtContent>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39092339"/>
              <w:tag w:val="goog_rdk_2867"/>
            </w:sdtPr>
            <w:sdtContent>
              <w:ins w:author="Quyền Linh Pham van" w:id="0" w:date="2026-02-02T14:44:37Z">
                <w:sdt>
                  <w:sdtPr>
                    <w:id w:val="-1806399641"/>
                    <w:tag w:val="goog_rdk_2868"/>
                  </w:sdtPr>
                  <w:sdtContent>
                    <w:del w:author="Alpharius" w:id="4" w:date="2026-02-03T17:54:28Z"/>
                  </w:sdtContent>
                </w:sdt>
              </w:ins>
              <w:sdt>
                <w:sdtPr>
                  <w:id w:val="1514417761"/>
                  <w:tag w:val="goog_rdk_28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48540691"/>
        <w:tag w:val="goog_rdk_2874"/>
      </w:sdtPr>
      <w:sdtContent>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3553006"/>
              <w:tag w:val="goog_rdk_2871"/>
            </w:sdtPr>
            <w:sdtContent>
              <w:ins w:author="Quyền Linh Pham van" w:id="0" w:date="2026-02-02T14:44:37Z">
                <w:sdt>
                  <w:sdtPr>
                    <w:id w:val="-1074078454"/>
                    <w:tag w:val="goog_rdk_2872"/>
                  </w:sdtPr>
                  <w:sdtContent>
                    <w:del w:author="Alpharius" w:id="4" w:date="2026-02-03T17:54:28Z"/>
                  </w:sdtContent>
                </w:sdt>
              </w:ins>
              <w:sdt>
                <w:sdtPr>
                  <w:id w:val="-1091065414"/>
                  <w:tag w:val="goog_rdk_28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81513501"/>
        <w:tag w:val="goog_rdk_2878"/>
      </w:sdtPr>
      <w:sdtContent>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51649119"/>
              <w:tag w:val="goog_rdk_2875"/>
            </w:sdtPr>
            <w:sdtContent>
              <w:ins w:author="Quyền Linh Pham van" w:id="0" w:date="2026-02-02T14:44:37Z">
                <w:sdt>
                  <w:sdtPr>
                    <w:id w:val="1697429958"/>
                    <w:tag w:val="goog_rdk_2876"/>
                  </w:sdtPr>
                  <w:sdtContent>
                    <w:del w:author="Alpharius" w:id="4" w:date="2026-02-03T17:54:28Z"/>
                  </w:sdtContent>
                </w:sdt>
              </w:ins>
              <w:sdt>
                <w:sdtPr>
                  <w:id w:val="2063589617"/>
                  <w:tag w:val="goog_rdk_28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57245724"/>
        <w:tag w:val="goog_rdk_2882"/>
      </w:sdtPr>
      <w:sdtContent>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158259"/>
              <w:tag w:val="goog_rdk_2879"/>
            </w:sdtPr>
            <w:sdtContent>
              <w:ins w:author="Quyền Linh Pham van" w:id="0" w:date="2026-02-02T14:44:37Z">
                <w:sdt>
                  <w:sdtPr>
                    <w:id w:val="-1045964359"/>
                    <w:tag w:val="goog_rdk_2880"/>
                  </w:sdtPr>
                  <w:sdtContent>
                    <w:del w:author="Alpharius" w:id="4" w:date="2026-02-03T17:54:28Z"/>
                  </w:sdtContent>
                </w:sdt>
              </w:ins>
              <w:sdt>
                <w:sdtPr>
                  <w:id w:val="1161027474"/>
                  <w:tag w:val="goog_rdk_28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34856161"/>
        <w:tag w:val="goog_rdk_2886"/>
      </w:sdtPr>
      <w:sdtContent>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25262958"/>
              <w:tag w:val="goog_rdk_2883"/>
            </w:sdtPr>
            <w:sdtContent>
              <w:ins w:author="Quyền Linh Pham van" w:id="0" w:date="2026-02-02T14:44:37Z">
                <w:sdt>
                  <w:sdtPr>
                    <w:id w:val="1759026656"/>
                    <w:tag w:val="goog_rdk_2884"/>
                  </w:sdtPr>
                  <w:sdtContent>
                    <w:del w:author="Alpharius" w:id="4" w:date="2026-02-03T17:54:28Z"/>
                  </w:sdtContent>
                </w:sdt>
              </w:ins>
              <w:sdt>
                <w:sdtPr>
                  <w:id w:val="1969880084"/>
                  <w:tag w:val="goog_rdk_28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89819299"/>
        <w:tag w:val="goog_rdk_2890"/>
      </w:sdtPr>
      <w:sdtContent>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89435058"/>
              <w:tag w:val="goog_rdk_2887"/>
            </w:sdtPr>
            <w:sdtContent>
              <w:ins w:author="Quyền Linh Pham van" w:id="0" w:date="2026-02-02T14:44:37Z">
                <w:sdt>
                  <w:sdtPr>
                    <w:id w:val="1001336350"/>
                    <w:tag w:val="goog_rdk_2888"/>
                  </w:sdtPr>
                  <w:sdtContent>
                    <w:del w:author="Alpharius" w:id="4" w:date="2026-02-03T17:54:28Z"/>
                  </w:sdtContent>
                </w:sdt>
              </w:ins>
              <w:sdt>
                <w:sdtPr>
                  <w:id w:val="1452377855"/>
                  <w:tag w:val="goog_rdk_28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40447455"/>
        <w:tag w:val="goog_rdk_2894"/>
      </w:sdtPr>
      <w:sdtContent>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62732379"/>
              <w:tag w:val="goog_rdk_2891"/>
            </w:sdtPr>
            <w:sdtContent>
              <w:ins w:author="Quyền Linh Pham van" w:id="0" w:date="2026-02-02T14:44:37Z">
                <w:sdt>
                  <w:sdtPr>
                    <w:id w:val="1220676190"/>
                    <w:tag w:val="goog_rdk_2892"/>
                  </w:sdtPr>
                  <w:sdtContent>
                    <w:del w:author="Alpharius" w:id="4" w:date="2026-02-03T17:54:28Z"/>
                  </w:sdtContent>
                </w:sdt>
              </w:ins>
              <w:sdt>
                <w:sdtPr>
                  <w:id w:val="1595649420"/>
                  <w:tag w:val="goog_rdk_28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62497093"/>
        <w:tag w:val="goog_rdk_2898"/>
      </w:sdtPr>
      <w:sdtContent>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39366156"/>
              <w:tag w:val="goog_rdk_2895"/>
            </w:sdtPr>
            <w:sdtContent>
              <w:ins w:author="Quyền Linh Pham van" w:id="0" w:date="2026-02-02T14:44:37Z">
                <w:sdt>
                  <w:sdtPr>
                    <w:id w:val="2142755905"/>
                    <w:tag w:val="goog_rdk_2896"/>
                  </w:sdtPr>
                  <w:sdtContent>
                    <w:del w:author="Alpharius" w:id="4" w:date="2026-02-03T17:54:28Z"/>
                  </w:sdtContent>
                </w:sdt>
              </w:ins>
              <w:sdt>
                <w:sdtPr>
                  <w:id w:val="-232770557"/>
                  <w:tag w:val="goog_rdk_28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37418075"/>
        <w:tag w:val="goog_rdk_2902"/>
      </w:sdtPr>
      <w:sdtContent>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90142579"/>
              <w:tag w:val="goog_rdk_2899"/>
            </w:sdtPr>
            <w:sdtContent>
              <w:ins w:author="Quyền Linh Pham van" w:id="0" w:date="2026-02-02T14:44:37Z">
                <w:sdt>
                  <w:sdtPr>
                    <w:id w:val="-947349287"/>
                    <w:tag w:val="goog_rdk_2900"/>
                  </w:sdtPr>
                  <w:sdtContent>
                    <w:del w:author="Alpharius" w:id="4" w:date="2026-02-03T17:54:28Z"/>
                  </w:sdtContent>
                </w:sdt>
              </w:ins>
              <w:sdt>
                <w:sdtPr>
                  <w:id w:val="-1412761915"/>
                  <w:tag w:val="goog_rdk_29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34103220"/>
        <w:tag w:val="goog_rdk_2906"/>
      </w:sdtPr>
      <w:sdtContent>
        <w:p w:rsidR="00000000" w:rsidDel="00000000" w:rsidP="00000000" w:rsidRDefault="00000000" w:rsidRPr="00000000" w14:paraId="000002D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86609364"/>
              <w:tag w:val="goog_rdk_2903"/>
            </w:sdtPr>
            <w:sdtContent>
              <w:ins w:author="Quyền Linh Pham van" w:id="0" w:date="2026-02-02T14:44:37Z">
                <w:sdt>
                  <w:sdtPr>
                    <w:id w:val="-1679280697"/>
                    <w:tag w:val="goog_rdk_2904"/>
                  </w:sdtPr>
                  <w:sdtContent>
                    <w:del w:author="Alpharius" w:id="4" w:date="2026-02-03T17:54:28Z"/>
                  </w:sdtContent>
                </w:sdt>
              </w:ins>
              <w:sdt>
                <w:sdtPr>
                  <w:id w:val="-708092723"/>
                  <w:tag w:val="goog_rdk_29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12355474"/>
        <w:tag w:val="goog_rdk_2910"/>
      </w:sdtPr>
      <w:sdtContent>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341951"/>
              <w:tag w:val="goog_rdk_2907"/>
            </w:sdtPr>
            <w:sdtContent>
              <w:ins w:author="Quyền Linh Pham van" w:id="0" w:date="2026-02-02T14:44:37Z">
                <w:sdt>
                  <w:sdtPr>
                    <w:id w:val="-1554283046"/>
                    <w:tag w:val="goog_rdk_2908"/>
                  </w:sdtPr>
                  <w:sdtContent>
                    <w:del w:author="Alpharius" w:id="4" w:date="2026-02-03T17:54:28Z"/>
                  </w:sdtContent>
                </w:sdt>
              </w:ins>
              <w:sdt>
                <w:sdtPr>
                  <w:id w:val="385297110"/>
                  <w:tag w:val="goog_rdk_29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56279282"/>
        <w:tag w:val="goog_rdk_2914"/>
      </w:sdtPr>
      <w:sdtContent>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70122867"/>
              <w:tag w:val="goog_rdk_2911"/>
            </w:sdtPr>
            <w:sdtContent>
              <w:ins w:author="Quyền Linh Pham van" w:id="0" w:date="2026-02-02T14:44:37Z">
                <w:sdt>
                  <w:sdtPr>
                    <w:id w:val="156370327"/>
                    <w:tag w:val="goog_rdk_2912"/>
                  </w:sdtPr>
                  <w:sdtContent>
                    <w:del w:author="Alpharius" w:id="4" w:date="2026-02-03T17:54:28Z"/>
                  </w:sdtContent>
                </w:sdt>
              </w:ins>
              <w:sdt>
                <w:sdtPr>
                  <w:id w:val="-766091892"/>
                  <w:tag w:val="goog_rdk_29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35504994"/>
        <w:tag w:val="goog_rdk_2918"/>
      </w:sdtPr>
      <w:sdtContent>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92202745"/>
              <w:tag w:val="goog_rdk_2915"/>
            </w:sdtPr>
            <w:sdtContent>
              <w:ins w:author="Quyền Linh Pham van" w:id="0" w:date="2026-02-02T14:44:37Z">
                <w:sdt>
                  <w:sdtPr>
                    <w:id w:val="-295329169"/>
                    <w:tag w:val="goog_rdk_2916"/>
                  </w:sdtPr>
                  <w:sdtContent>
                    <w:del w:author="Alpharius" w:id="4" w:date="2026-02-03T17:54:28Z"/>
                  </w:sdtContent>
                </w:sdt>
              </w:ins>
              <w:sdt>
                <w:sdtPr>
                  <w:id w:val="-1348600740"/>
                  <w:tag w:val="goog_rdk_29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94966767"/>
        <w:tag w:val="goog_rdk_2922"/>
      </w:sdtPr>
      <w:sdtContent>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2479710"/>
              <w:tag w:val="goog_rdk_2919"/>
            </w:sdtPr>
            <w:sdtContent>
              <w:ins w:author="Quyền Linh Pham van" w:id="0" w:date="2026-02-02T14:44:37Z">
                <w:sdt>
                  <w:sdtPr>
                    <w:id w:val="550751034"/>
                    <w:tag w:val="goog_rdk_2920"/>
                  </w:sdtPr>
                  <w:sdtContent>
                    <w:del w:author="Alpharius" w:id="4" w:date="2026-02-03T17:54:28Z"/>
                  </w:sdtContent>
                </w:sdt>
              </w:ins>
              <w:sdt>
                <w:sdtPr>
                  <w:id w:val="402394658"/>
                  <w:tag w:val="goog_rdk_29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25988591"/>
        <w:tag w:val="goog_rdk_2926"/>
      </w:sdtPr>
      <w:sdtContent>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88613280"/>
              <w:tag w:val="goog_rdk_2923"/>
            </w:sdtPr>
            <w:sdtContent>
              <w:ins w:author="Quyền Linh Pham van" w:id="0" w:date="2026-02-02T14:44:37Z">
                <w:sdt>
                  <w:sdtPr>
                    <w:id w:val="10573148"/>
                    <w:tag w:val="goog_rdk_2924"/>
                  </w:sdtPr>
                  <w:sdtContent>
                    <w:del w:author="Alpharius" w:id="4" w:date="2026-02-03T17:54:28Z"/>
                  </w:sdtContent>
                </w:sdt>
              </w:ins>
              <w:sdt>
                <w:sdtPr>
                  <w:id w:val="-532735403"/>
                  <w:tag w:val="goog_rdk_29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78664739"/>
        <w:tag w:val="goog_rdk_2930"/>
      </w:sdtPr>
      <w:sdtContent>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6025231"/>
              <w:tag w:val="goog_rdk_2927"/>
            </w:sdtPr>
            <w:sdtContent>
              <w:ins w:author="Quyền Linh Pham van" w:id="0" w:date="2026-02-02T14:44:37Z">
                <w:sdt>
                  <w:sdtPr>
                    <w:id w:val="-102432372"/>
                    <w:tag w:val="goog_rdk_2928"/>
                  </w:sdtPr>
                  <w:sdtContent>
                    <w:del w:author="Alpharius" w:id="4" w:date="2026-02-03T17:54:28Z"/>
                  </w:sdtContent>
                </w:sdt>
              </w:ins>
              <w:sdt>
                <w:sdtPr>
                  <w:id w:val="588769336"/>
                  <w:tag w:val="goog_rdk_29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1422959"/>
        <w:tag w:val="goog_rdk_2934"/>
      </w:sdtPr>
      <w:sdtContent>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57950051"/>
              <w:tag w:val="goog_rdk_2931"/>
            </w:sdtPr>
            <w:sdtContent>
              <w:ins w:author="Quyền Linh Pham van" w:id="0" w:date="2026-02-02T14:44:37Z">
                <w:sdt>
                  <w:sdtPr>
                    <w:id w:val="749382996"/>
                    <w:tag w:val="goog_rdk_2932"/>
                  </w:sdtPr>
                  <w:sdtContent>
                    <w:del w:author="Alpharius" w:id="4" w:date="2026-02-03T17:54:28Z"/>
                  </w:sdtContent>
                </w:sdt>
              </w:ins>
              <w:sdt>
                <w:sdtPr>
                  <w:id w:val="1572101869"/>
                  <w:tag w:val="goog_rdk_29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0228215"/>
        <w:tag w:val="goog_rdk_2938"/>
      </w:sdtPr>
      <w:sdtContent>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4186887"/>
              <w:tag w:val="goog_rdk_2935"/>
            </w:sdtPr>
            <w:sdtContent>
              <w:ins w:author="Quyền Linh Pham van" w:id="0" w:date="2026-02-02T14:44:37Z">
                <w:sdt>
                  <w:sdtPr>
                    <w:id w:val="-1996260427"/>
                    <w:tag w:val="goog_rdk_2936"/>
                  </w:sdtPr>
                  <w:sdtContent>
                    <w:del w:author="Alpharius" w:id="4" w:date="2026-02-03T17:54:28Z"/>
                  </w:sdtContent>
                </w:sdt>
              </w:ins>
              <w:sdt>
                <w:sdtPr>
                  <w:id w:val="209632395"/>
                  <w:tag w:val="goog_rdk_29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4177191"/>
        <w:tag w:val="goog_rdk_2942"/>
      </w:sdtPr>
      <w:sdtContent>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94304607"/>
              <w:tag w:val="goog_rdk_2939"/>
            </w:sdtPr>
            <w:sdtContent>
              <w:ins w:author="Quyền Linh Pham van" w:id="0" w:date="2026-02-02T14:44:37Z">
                <w:sdt>
                  <w:sdtPr>
                    <w:id w:val="-10124601"/>
                    <w:tag w:val="goog_rdk_2940"/>
                  </w:sdtPr>
                  <w:sdtContent>
                    <w:del w:author="Alpharius" w:id="4" w:date="2026-02-03T17:54:28Z"/>
                  </w:sdtContent>
                </w:sdt>
              </w:ins>
              <w:sdt>
                <w:sdtPr>
                  <w:id w:val="1336183414"/>
                  <w:tag w:val="goog_rdk_29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04845608"/>
        <w:tag w:val="goog_rdk_2946"/>
      </w:sdtPr>
      <w:sdtContent>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0354512"/>
              <w:tag w:val="goog_rdk_2943"/>
            </w:sdtPr>
            <w:sdtContent>
              <w:ins w:author="Quyền Linh Pham van" w:id="0" w:date="2026-02-02T14:44:37Z">
                <w:sdt>
                  <w:sdtPr>
                    <w:id w:val="498584352"/>
                    <w:tag w:val="goog_rdk_2944"/>
                  </w:sdtPr>
                  <w:sdtContent>
                    <w:del w:author="Alpharius" w:id="4" w:date="2026-02-03T17:54:28Z"/>
                  </w:sdtContent>
                </w:sdt>
              </w:ins>
              <w:sdt>
                <w:sdtPr>
                  <w:id w:val="-177407756"/>
                  <w:tag w:val="goog_rdk_29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58011781"/>
        <w:tag w:val="goog_rdk_2950"/>
      </w:sdtPr>
      <w:sdtContent>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56425783"/>
              <w:tag w:val="goog_rdk_2947"/>
            </w:sdtPr>
            <w:sdtContent>
              <w:ins w:author="Quyền Linh Pham van" w:id="0" w:date="2026-02-02T14:44:37Z">
                <w:sdt>
                  <w:sdtPr>
                    <w:id w:val="143501313"/>
                    <w:tag w:val="goog_rdk_2948"/>
                  </w:sdtPr>
                  <w:sdtContent>
                    <w:del w:author="Alpharius" w:id="4" w:date="2026-02-03T17:54:28Z"/>
                  </w:sdtContent>
                </w:sdt>
              </w:ins>
              <w:sdt>
                <w:sdtPr>
                  <w:id w:val="-979987439"/>
                  <w:tag w:val="goog_rdk_29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22432804"/>
        <w:tag w:val="goog_rdk_2954"/>
      </w:sdtPr>
      <w:sdtContent>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14652041"/>
              <w:tag w:val="goog_rdk_2951"/>
            </w:sdtPr>
            <w:sdtContent>
              <w:ins w:author="Quyền Linh Pham van" w:id="0" w:date="2026-02-02T14:44:37Z">
                <w:sdt>
                  <w:sdtPr>
                    <w:id w:val="-1033454721"/>
                    <w:tag w:val="goog_rdk_2952"/>
                  </w:sdtPr>
                  <w:sdtContent>
                    <w:del w:author="Alpharius" w:id="4" w:date="2026-02-03T17:54:28Z"/>
                  </w:sdtContent>
                </w:sdt>
              </w:ins>
              <w:sdt>
                <w:sdtPr>
                  <w:id w:val="321944569"/>
                  <w:tag w:val="goog_rdk_29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61985034"/>
        <w:tag w:val="goog_rdk_2958"/>
      </w:sdtPr>
      <w:sdtContent>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59751672"/>
              <w:tag w:val="goog_rdk_2955"/>
            </w:sdtPr>
            <w:sdtContent>
              <w:ins w:author="Quyền Linh Pham van" w:id="0" w:date="2026-02-02T14:44:37Z">
                <w:sdt>
                  <w:sdtPr>
                    <w:id w:val="-125359163"/>
                    <w:tag w:val="goog_rdk_2956"/>
                  </w:sdtPr>
                  <w:sdtContent>
                    <w:del w:author="Alpharius" w:id="4" w:date="2026-02-03T17:54:28Z"/>
                  </w:sdtContent>
                </w:sdt>
              </w:ins>
              <w:sdt>
                <w:sdtPr>
                  <w:id w:val="-1544845999"/>
                  <w:tag w:val="goog_rdk_29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2950799"/>
        <w:tag w:val="goog_rdk_2962"/>
      </w:sdtPr>
      <w:sdtContent>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24242126"/>
              <w:tag w:val="goog_rdk_2959"/>
            </w:sdtPr>
            <w:sdtContent>
              <w:ins w:author="Quyền Linh Pham van" w:id="0" w:date="2026-02-02T14:44:37Z">
                <w:sdt>
                  <w:sdtPr>
                    <w:id w:val="2053495590"/>
                    <w:tag w:val="goog_rdk_2960"/>
                  </w:sdtPr>
                  <w:sdtContent>
                    <w:del w:author="Alpharius" w:id="4" w:date="2026-02-03T17:54:28Z"/>
                  </w:sdtContent>
                </w:sdt>
              </w:ins>
              <w:sdt>
                <w:sdtPr>
                  <w:id w:val="-2097939331"/>
                  <w:tag w:val="goog_rdk_29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90290085"/>
        <w:tag w:val="goog_rdk_2966"/>
      </w:sdtPr>
      <w:sdtContent>
        <w:p w:rsidR="00000000" w:rsidDel="00000000" w:rsidP="00000000" w:rsidRDefault="00000000" w:rsidRPr="00000000" w14:paraId="000002E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6905942"/>
              <w:tag w:val="goog_rdk_2963"/>
            </w:sdtPr>
            <w:sdtContent>
              <w:ins w:author="Quyền Linh Pham van" w:id="0" w:date="2026-02-02T14:44:37Z">
                <w:sdt>
                  <w:sdtPr>
                    <w:id w:val="1174710786"/>
                    <w:tag w:val="goog_rdk_2964"/>
                  </w:sdtPr>
                  <w:sdtContent>
                    <w:del w:author="Alpharius" w:id="4" w:date="2026-02-03T17:54:28Z"/>
                  </w:sdtContent>
                </w:sdt>
              </w:ins>
              <w:sdt>
                <w:sdtPr>
                  <w:id w:val="-1538988217"/>
                  <w:tag w:val="goog_rdk_29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21720730"/>
        <w:tag w:val="goog_rdk_2970"/>
      </w:sdtPr>
      <w:sdtContent>
        <w:p w:rsidR="00000000" w:rsidDel="00000000" w:rsidP="00000000" w:rsidRDefault="00000000" w:rsidRPr="00000000" w14:paraId="000002E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07588370"/>
              <w:tag w:val="goog_rdk_2967"/>
            </w:sdtPr>
            <w:sdtContent>
              <w:ins w:author="Quyền Linh Pham van" w:id="0" w:date="2026-02-02T14:44:37Z">
                <w:sdt>
                  <w:sdtPr>
                    <w:id w:val="-318172025"/>
                    <w:tag w:val="goog_rdk_2968"/>
                  </w:sdtPr>
                  <w:sdtContent>
                    <w:del w:author="Alpharius" w:id="4" w:date="2026-02-03T17:54:28Z"/>
                  </w:sdtContent>
                </w:sdt>
              </w:ins>
              <w:sdt>
                <w:sdtPr>
                  <w:id w:val="-1974337951"/>
                  <w:tag w:val="goog_rdk_29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7165753"/>
        <w:tag w:val="goog_rdk_2974"/>
      </w:sdtPr>
      <w:sdtContent>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1431010"/>
              <w:tag w:val="goog_rdk_2971"/>
            </w:sdtPr>
            <w:sdtContent>
              <w:ins w:author="Quyền Linh Pham van" w:id="0" w:date="2026-02-02T14:44:37Z">
                <w:sdt>
                  <w:sdtPr>
                    <w:id w:val="-1940279514"/>
                    <w:tag w:val="goog_rdk_2972"/>
                  </w:sdtPr>
                  <w:sdtContent>
                    <w:del w:author="Alpharius" w:id="4" w:date="2026-02-03T17:54:28Z"/>
                  </w:sdtContent>
                </w:sdt>
              </w:ins>
              <w:sdt>
                <w:sdtPr>
                  <w:id w:val="-853687926"/>
                  <w:tag w:val="goog_rdk_29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68615224"/>
        <w:tag w:val="goog_rdk_2978"/>
      </w:sdtPr>
      <w:sdtContent>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16404755"/>
              <w:tag w:val="goog_rdk_2975"/>
            </w:sdtPr>
            <w:sdtContent>
              <w:ins w:author="Quyền Linh Pham van" w:id="0" w:date="2026-02-02T14:44:37Z">
                <w:sdt>
                  <w:sdtPr>
                    <w:id w:val="-1231071099"/>
                    <w:tag w:val="goog_rdk_2976"/>
                  </w:sdtPr>
                  <w:sdtContent>
                    <w:del w:author="Alpharius" w:id="4" w:date="2026-02-03T17:54:28Z"/>
                  </w:sdtContent>
                </w:sdt>
              </w:ins>
              <w:sdt>
                <w:sdtPr>
                  <w:id w:val="1033197575"/>
                  <w:tag w:val="goog_rdk_29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33258156"/>
        <w:tag w:val="goog_rdk_2982"/>
      </w:sdtPr>
      <w:sdtContent>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4961475"/>
              <w:tag w:val="goog_rdk_2979"/>
            </w:sdtPr>
            <w:sdtContent>
              <w:ins w:author="Quyền Linh Pham van" w:id="0" w:date="2026-02-02T14:44:37Z">
                <w:sdt>
                  <w:sdtPr>
                    <w:id w:val="1770989166"/>
                    <w:tag w:val="goog_rdk_2980"/>
                  </w:sdtPr>
                  <w:sdtContent>
                    <w:del w:author="Alpharius" w:id="4" w:date="2026-02-03T17:54:28Z"/>
                  </w:sdtContent>
                </w:sdt>
              </w:ins>
              <w:sdt>
                <w:sdtPr>
                  <w:id w:val="-459528555"/>
                  <w:tag w:val="goog_rdk_29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89028229"/>
        <w:tag w:val="goog_rdk_2986"/>
      </w:sdtPr>
      <w:sdtContent>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4509769"/>
              <w:tag w:val="goog_rdk_2983"/>
            </w:sdtPr>
            <w:sdtContent>
              <w:ins w:author="Quyền Linh Pham van" w:id="0" w:date="2026-02-02T14:44:37Z">
                <w:sdt>
                  <w:sdtPr>
                    <w:id w:val="1519671139"/>
                    <w:tag w:val="goog_rdk_2984"/>
                  </w:sdtPr>
                  <w:sdtContent>
                    <w:del w:author="Alpharius" w:id="4" w:date="2026-02-03T17:54:28Z"/>
                  </w:sdtContent>
                </w:sdt>
              </w:ins>
              <w:sdt>
                <w:sdtPr>
                  <w:id w:val="-1328724028"/>
                  <w:tag w:val="goog_rdk_29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56405954"/>
        <w:tag w:val="goog_rdk_2990"/>
      </w:sdtPr>
      <w:sdtContent>
        <w:p w:rsidR="00000000" w:rsidDel="00000000" w:rsidP="00000000" w:rsidRDefault="00000000" w:rsidRPr="00000000" w14:paraId="000002E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2874681"/>
              <w:tag w:val="goog_rdk_2987"/>
            </w:sdtPr>
            <w:sdtContent>
              <w:ins w:author="Quyền Linh Pham van" w:id="0" w:date="2026-02-02T14:44:37Z">
                <w:sdt>
                  <w:sdtPr>
                    <w:id w:val="-779100622"/>
                    <w:tag w:val="goog_rdk_2988"/>
                  </w:sdtPr>
                  <w:sdtContent>
                    <w:del w:author="Alpharius" w:id="4" w:date="2026-02-03T17:54:28Z"/>
                  </w:sdtContent>
                </w:sdt>
              </w:ins>
              <w:sdt>
                <w:sdtPr>
                  <w:id w:val="-622767572"/>
                  <w:tag w:val="goog_rdk_29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43542511"/>
        <w:tag w:val="goog_rdk_2994"/>
      </w:sdtPr>
      <w:sdtContent>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14627899"/>
              <w:tag w:val="goog_rdk_2991"/>
            </w:sdtPr>
            <w:sdtContent>
              <w:ins w:author="Quyền Linh Pham van" w:id="0" w:date="2026-02-02T14:44:37Z">
                <w:sdt>
                  <w:sdtPr>
                    <w:id w:val="-1406318212"/>
                    <w:tag w:val="goog_rdk_2992"/>
                  </w:sdtPr>
                  <w:sdtContent>
                    <w:del w:author="Alpharius" w:id="4" w:date="2026-02-03T17:54:28Z"/>
                  </w:sdtContent>
                </w:sdt>
              </w:ins>
              <w:sdt>
                <w:sdtPr>
                  <w:id w:val="-585426607"/>
                  <w:tag w:val="goog_rdk_29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75377309"/>
        <w:tag w:val="goog_rdk_2998"/>
      </w:sdtPr>
      <w:sdtContent>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8327852"/>
              <w:tag w:val="goog_rdk_2995"/>
            </w:sdtPr>
            <w:sdtContent>
              <w:ins w:author="Quyền Linh Pham van" w:id="0" w:date="2026-02-02T14:44:37Z">
                <w:sdt>
                  <w:sdtPr>
                    <w:id w:val="-1845290827"/>
                    <w:tag w:val="goog_rdk_2996"/>
                  </w:sdtPr>
                  <w:sdtContent>
                    <w:del w:author="Alpharius" w:id="4" w:date="2026-02-03T17:54:28Z"/>
                  </w:sdtContent>
                </w:sdt>
              </w:ins>
              <w:sdt>
                <w:sdtPr>
                  <w:id w:val="-128035517"/>
                  <w:tag w:val="goog_rdk_29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8220512"/>
        <w:tag w:val="goog_rdk_3002"/>
      </w:sdtPr>
      <w:sdtContent>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1008625"/>
              <w:tag w:val="goog_rdk_2999"/>
            </w:sdtPr>
            <w:sdtContent>
              <w:ins w:author="Quyền Linh Pham van" w:id="0" w:date="2026-02-02T14:44:37Z">
                <w:sdt>
                  <w:sdtPr>
                    <w:id w:val="1972816384"/>
                    <w:tag w:val="goog_rdk_3000"/>
                  </w:sdtPr>
                  <w:sdtContent>
                    <w:del w:author="Alpharius" w:id="4" w:date="2026-02-03T17:54:28Z"/>
                  </w:sdtContent>
                </w:sdt>
              </w:ins>
              <w:sdt>
                <w:sdtPr>
                  <w:id w:val="1071602562"/>
                  <w:tag w:val="goog_rdk_30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8481704"/>
        <w:tag w:val="goog_rdk_3006"/>
      </w:sdtPr>
      <w:sdtContent>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3819531"/>
              <w:tag w:val="goog_rdk_3003"/>
            </w:sdtPr>
            <w:sdtContent>
              <w:ins w:author="Quyền Linh Pham van" w:id="0" w:date="2026-02-02T14:44:37Z">
                <w:sdt>
                  <w:sdtPr>
                    <w:id w:val="548089059"/>
                    <w:tag w:val="goog_rdk_3004"/>
                  </w:sdtPr>
                  <w:sdtContent>
                    <w:del w:author="Alpharius" w:id="4" w:date="2026-02-03T17:54:28Z"/>
                  </w:sdtContent>
                </w:sdt>
              </w:ins>
              <w:sdt>
                <w:sdtPr>
                  <w:id w:val="-990685677"/>
                  <w:tag w:val="goog_rdk_30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43118366"/>
        <w:tag w:val="goog_rdk_3010"/>
      </w:sdtPr>
      <w:sdtContent>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4888156"/>
              <w:tag w:val="goog_rdk_3007"/>
            </w:sdtPr>
            <w:sdtContent>
              <w:ins w:author="Quyền Linh Pham van" w:id="0" w:date="2026-02-02T14:44:37Z">
                <w:sdt>
                  <w:sdtPr>
                    <w:id w:val="792314155"/>
                    <w:tag w:val="goog_rdk_3008"/>
                  </w:sdtPr>
                  <w:sdtContent>
                    <w:del w:author="Alpharius" w:id="4" w:date="2026-02-03T17:54:28Z"/>
                  </w:sdtContent>
                </w:sdt>
              </w:ins>
              <w:sdt>
                <w:sdtPr>
                  <w:id w:val="-307452454"/>
                  <w:tag w:val="goog_rdk_30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40857400"/>
        <w:tag w:val="goog_rdk_3014"/>
      </w:sdtPr>
      <w:sdtContent>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70531978"/>
              <w:tag w:val="goog_rdk_3011"/>
            </w:sdtPr>
            <w:sdtContent>
              <w:ins w:author="Quyền Linh Pham van" w:id="0" w:date="2026-02-02T14:44:37Z">
                <w:sdt>
                  <w:sdtPr>
                    <w:id w:val="-1000458182"/>
                    <w:tag w:val="goog_rdk_3012"/>
                  </w:sdtPr>
                  <w:sdtContent>
                    <w:del w:author="Alpharius" w:id="4" w:date="2026-02-03T17:54:28Z"/>
                  </w:sdtContent>
                </w:sdt>
              </w:ins>
              <w:sdt>
                <w:sdtPr>
                  <w:id w:val="484399811"/>
                  <w:tag w:val="goog_rdk_30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32330996"/>
        <w:tag w:val="goog_rdk_3018"/>
      </w:sdtPr>
      <w:sdtContent>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4770827"/>
              <w:tag w:val="goog_rdk_3015"/>
            </w:sdtPr>
            <w:sdtContent>
              <w:ins w:author="Quyền Linh Pham van" w:id="0" w:date="2026-02-02T14:44:37Z">
                <w:sdt>
                  <w:sdtPr>
                    <w:id w:val="-1148364196"/>
                    <w:tag w:val="goog_rdk_3016"/>
                  </w:sdtPr>
                  <w:sdtContent>
                    <w:del w:author="Alpharius" w:id="4" w:date="2026-02-03T17:54:28Z"/>
                  </w:sdtContent>
                </w:sdt>
              </w:ins>
              <w:sdt>
                <w:sdtPr>
                  <w:id w:val="1596321199"/>
                  <w:tag w:val="goog_rdk_30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41247699"/>
        <w:tag w:val="goog_rdk_3022"/>
      </w:sdtPr>
      <w:sdtContent>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74882549"/>
              <w:tag w:val="goog_rdk_3019"/>
            </w:sdtPr>
            <w:sdtContent>
              <w:ins w:author="Quyền Linh Pham van" w:id="0" w:date="2026-02-02T14:44:37Z">
                <w:sdt>
                  <w:sdtPr>
                    <w:id w:val="-1225858833"/>
                    <w:tag w:val="goog_rdk_3020"/>
                  </w:sdtPr>
                  <w:sdtContent>
                    <w:del w:author="Alpharius" w:id="4" w:date="2026-02-03T17:54:28Z"/>
                  </w:sdtContent>
                </w:sdt>
              </w:ins>
              <w:sdt>
                <w:sdtPr>
                  <w:id w:val="-1060722428"/>
                  <w:tag w:val="goog_rdk_30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42715023"/>
        <w:tag w:val="goog_rdk_3026"/>
      </w:sdtPr>
      <w:sdtContent>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02440966"/>
              <w:tag w:val="goog_rdk_3023"/>
            </w:sdtPr>
            <w:sdtContent>
              <w:ins w:author="Quyền Linh Pham van" w:id="0" w:date="2026-02-02T14:44:37Z">
                <w:sdt>
                  <w:sdtPr>
                    <w:id w:val="1440485818"/>
                    <w:tag w:val="goog_rdk_3024"/>
                  </w:sdtPr>
                  <w:sdtContent>
                    <w:del w:author="Alpharius" w:id="4" w:date="2026-02-03T17:54:28Z"/>
                  </w:sdtContent>
                </w:sdt>
              </w:ins>
              <w:sdt>
                <w:sdtPr>
                  <w:id w:val="-1574016030"/>
                  <w:tag w:val="goog_rdk_30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36404438"/>
        <w:tag w:val="goog_rdk_3030"/>
      </w:sdtPr>
      <w:sdtContent>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89674576"/>
              <w:tag w:val="goog_rdk_3027"/>
            </w:sdtPr>
            <w:sdtContent>
              <w:ins w:author="Quyền Linh Pham van" w:id="0" w:date="2026-02-02T14:44:37Z">
                <w:sdt>
                  <w:sdtPr>
                    <w:id w:val="77276727"/>
                    <w:tag w:val="goog_rdk_3028"/>
                  </w:sdtPr>
                  <w:sdtContent>
                    <w:del w:author="Alpharius" w:id="4" w:date="2026-02-03T17:54:28Z"/>
                  </w:sdtContent>
                </w:sdt>
              </w:ins>
              <w:sdt>
                <w:sdtPr>
                  <w:id w:val="-564809120"/>
                  <w:tag w:val="goog_rdk_30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97070621"/>
        <w:tag w:val="goog_rdk_3034"/>
      </w:sdtPr>
      <w:sdtContent>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2667678"/>
              <w:tag w:val="goog_rdk_3031"/>
            </w:sdtPr>
            <w:sdtContent>
              <w:ins w:author="Quyền Linh Pham van" w:id="0" w:date="2026-02-02T14:44:37Z">
                <w:sdt>
                  <w:sdtPr>
                    <w:id w:val="884066973"/>
                    <w:tag w:val="goog_rdk_3032"/>
                  </w:sdtPr>
                  <w:sdtContent>
                    <w:del w:author="Alpharius" w:id="4" w:date="2026-02-03T17:54:28Z"/>
                  </w:sdtContent>
                </w:sdt>
              </w:ins>
              <w:sdt>
                <w:sdtPr>
                  <w:id w:val="-703524302"/>
                  <w:tag w:val="goog_rdk_30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15364984"/>
        <w:tag w:val="goog_rdk_3038"/>
      </w:sdtPr>
      <w:sdtContent>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6748533"/>
              <w:tag w:val="goog_rdk_3035"/>
            </w:sdtPr>
            <w:sdtContent>
              <w:ins w:author="Quyền Linh Pham van" w:id="0" w:date="2026-02-02T14:44:37Z">
                <w:sdt>
                  <w:sdtPr>
                    <w:id w:val="-1411956112"/>
                    <w:tag w:val="goog_rdk_3036"/>
                  </w:sdtPr>
                  <w:sdtContent>
                    <w:del w:author="Alpharius" w:id="4" w:date="2026-02-03T17:54:28Z"/>
                  </w:sdtContent>
                </w:sdt>
              </w:ins>
              <w:sdt>
                <w:sdtPr>
                  <w:id w:val="-1756982702"/>
                  <w:tag w:val="goog_rdk_30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96613018"/>
        <w:tag w:val="goog_rdk_3042"/>
      </w:sdtPr>
      <w:sdtContent>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36605817"/>
              <w:tag w:val="goog_rdk_3039"/>
            </w:sdtPr>
            <w:sdtContent>
              <w:ins w:author="Quyền Linh Pham van" w:id="0" w:date="2026-02-02T14:44:37Z">
                <w:sdt>
                  <w:sdtPr>
                    <w:id w:val="-890700998"/>
                    <w:tag w:val="goog_rdk_3040"/>
                  </w:sdtPr>
                  <w:sdtContent>
                    <w:del w:author="Alpharius" w:id="4" w:date="2026-02-03T17:54:28Z"/>
                  </w:sdtContent>
                </w:sdt>
              </w:ins>
              <w:sdt>
                <w:sdtPr>
                  <w:id w:val="-310013672"/>
                  <w:tag w:val="goog_rdk_30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38159396"/>
        <w:tag w:val="goog_rdk_3046"/>
      </w:sdtPr>
      <w:sdtContent>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06752982"/>
              <w:tag w:val="goog_rdk_3043"/>
            </w:sdtPr>
            <w:sdtContent>
              <w:ins w:author="Quyền Linh Pham van" w:id="0" w:date="2026-02-02T14:44:37Z">
                <w:sdt>
                  <w:sdtPr>
                    <w:id w:val="-695558842"/>
                    <w:tag w:val="goog_rdk_3044"/>
                  </w:sdtPr>
                  <w:sdtContent>
                    <w:del w:author="Alpharius" w:id="4" w:date="2026-02-03T17:54:28Z"/>
                  </w:sdtContent>
                </w:sdt>
              </w:ins>
              <w:sdt>
                <w:sdtPr>
                  <w:id w:val="1825512384"/>
                  <w:tag w:val="goog_rdk_30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44676766"/>
        <w:tag w:val="goog_rdk_3050"/>
      </w:sdtPr>
      <w:sdtContent>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97159411"/>
              <w:tag w:val="goog_rdk_3047"/>
            </w:sdtPr>
            <w:sdtContent>
              <w:ins w:author="Quyền Linh Pham van" w:id="0" w:date="2026-02-02T14:44:37Z">
                <w:sdt>
                  <w:sdtPr>
                    <w:id w:val="344777823"/>
                    <w:tag w:val="goog_rdk_3048"/>
                  </w:sdtPr>
                  <w:sdtContent>
                    <w:del w:author="Alpharius" w:id="4" w:date="2026-02-03T17:54:28Z"/>
                  </w:sdtContent>
                </w:sdt>
              </w:ins>
              <w:sdt>
                <w:sdtPr>
                  <w:id w:val="-1648825066"/>
                  <w:tag w:val="goog_rdk_30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40398984"/>
        <w:tag w:val="goog_rdk_3054"/>
      </w:sdtPr>
      <w:sdtContent>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1953885"/>
              <w:tag w:val="goog_rdk_3051"/>
            </w:sdtPr>
            <w:sdtContent>
              <w:ins w:author="Quyền Linh Pham van" w:id="0" w:date="2026-02-02T14:44:37Z">
                <w:sdt>
                  <w:sdtPr>
                    <w:id w:val="-199963585"/>
                    <w:tag w:val="goog_rdk_3052"/>
                  </w:sdtPr>
                  <w:sdtContent>
                    <w:del w:author="Alpharius" w:id="4" w:date="2026-02-03T17:54:28Z"/>
                  </w:sdtContent>
                </w:sdt>
              </w:ins>
              <w:sdt>
                <w:sdtPr>
                  <w:id w:val="-1380092361"/>
                  <w:tag w:val="goog_rdk_30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26175308"/>
        <w:tag w:val="goog_rdk_3058"/>
      </w:sdtPr>
      <w:sdtContent>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562130"/>
              <w:tag w:val="goog_rdk_3055"/>
            </w:sdtPr>
            <w:sdtContent>
              <w:ins w:author="Quyền Linh Pham van" w:id="0" w:date="2026-02-02T14:44:37Z">
                <w:sdt>
                  <w:sdtPr>
                    <w:id w:val="-150545317"/>
                    <w:tag w:val="goog_rdk_3056"/>
                  </w:sdtPr>
                  <w:sdtContent>
                    <w:del w:author="Alpharius" w:id="4" w:date="2026-02-03T17:54:28Z"/>
                  </w:sdtContent>
                </w:sdt>
              </w:ins>
              <w:sdt>
                <w:sdtPr>
                  <w:id w:val="633316468"/>
                  <w:tag w:val="goog_rdk_30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80660359"/>
        <w:tag w:val="goog_rdk_3062"/>
      </w:sdtPr>
      <w:sdtContent>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1494613"/>
              <w:tag w:val="goog_rdk_3059"/>
            </w:sdtPr>
            <w:sdtContent>
              <w:ins w:author="Quyền Linh Pham van" w:id="0" w:date="2026-02-02T14:44:37Z">
                <w:sdt>
                  <w:sdtPr>
                    <w:id w:val="28353455"/>
                    <w:tag w:val="goog_rdk_3060"/>
                  </w:sdtPr>
                  <w:sdtContent>
                    <w:del w:author="Alpharius" w:id="4" w:date="2026-02-03T17:54:28Z"/>
                  </w:sdtContent>
                </w:sdt>
              </w:ins>
              <w:sdt>
                <w:sdtPr>
                  <w:id w:val="-1781970072"/>
                  <w:tag w:val="goog_rdk_30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72157235"/>
        <w:tag w:val="goog_rdk_3066"/>
      </w:sdtPr>
      <w:sdtContent>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76956066"/>
              <w:tag w:val="goog_rdk_3063"/>
            </w:sdtPr>
            <w:sdtContent>
              <w:ins w:author="Quyền Linh Pham van" w:id="0" w:date="2026-02-02T14:44:37Z">
                <w:sdt>
                  <w:sdtPr>
                    <w:id w:val="1850517315"/>
                    <w:tag w:val="goog_rdk_3064"/>
                  </w:sdtPr>
                  <w:sdtContent>
                    <w:del w:author="Alpharius" w:id="4" w:date="2026-02-03T17:54:28Z"/>
                  </w:sdtContent>
                </w:sdt>
              </w:ins>
              <w:sdt>
                <w:sdtPr>
                  <w:id w:val="907502439"/>
                  <w:tag w:val="goog_rdk_30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17318478"/>
        <w:tag w:val="goog_rdk_3070"/>
      </w:sdtPr>
      <w:sdtContent>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15833376"/>
              <w:tag w:val="goog_rdk_3067"/>
            </w:sdtPr>
            <w:sdtContent>
              <w:ins w:author="Quyền Linh Pham van" w:id="0" w:date="2026-02-02T14:44:37Z">
                <w:sdt>
                  <w:sdtPr>
                    <w:id w:val="1829460553"/>
                    <w:tag w:val="goog_rdk_3068"/>
                  </w:sdtPr>
                  <w:sdtContent>
                    <w:del w:author="Alpharius" w:id="4" w:date="2026-02-03T17:54:28Z"/>
                  </w:sdtContent>
                </w:sdt>
              </w:ins>
              <w:sdt>
                <w:sdtPr>
                  <w:id w:val="-1260419927"/>
                  <w:tag w:val="goog_rdk_30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14616021"/>
        <w:tag w:val="goog_rdk_3074"/>
      </w:sdtPr>
      <w:sdtContent>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1924031"/>
              <w:tag w:val="goog_rdk_3071"/>
            </w:sdtPr>
            <w:sdtContent>
              <w:ins w:author="Quyền Linh Pham van" w:id="0" w:date="2026-02-02T14:44:37Z">
                <w:sdt>
                  <w:sdtPr>
                    <w:id w:val="184934892"/>
                    <w:tag w:val="goog_rdk_3072"/>
                  </w:sdtPr>
                  <w:sdtContent>
                    <w:del w:author="Alpharius" w:id="4" w:date="2026-02-03T17:54:28Z"/>
                  </w:sdtContent>
                </w:sdt>
              </w:ins>
              <w:sdt>
                <w:sdtPr>
                  <w:id w:val="-1273082843"/>
                  <w:tag w:val="goog_rdk_30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22441345"/>
        <w:tag w:val="goog_rdk_3078"/>
      </w:sdtPr>
      <w:sdtContent>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7679335"/>
              <w:tag w:val="goog_rdk_3075"/>
            </w:sdtPr>
            <w:sdtContent>
              <w:ins w:author="Quyền Linh Pham van" w:id="0" w:date="2026-02-02T14:44:37Z">
                <w:sdt>
                  <w:sdtPr>
                    <w:id w:val="-1289373444"/>
                    <w:tag w:val="goog_rdk_3076"/>
                  </w:sdtPr>
                  <w:sdtContent>
                    <w:del w:author="Alpharius" w:id="4" w:date="2026-02-03T17:54:28Z"/>
                  </w:sdtContent>
                </w:sdt>
              </w:ins>
              <w:sdt>
                <w:sdtPr>
                  <w:id w:val="1970182387"/>
                  <w:tag w:val="goog_rdk_30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28165161"/>
        <w:tag w:val="goog_rdk_3082"/>
      </w:sdtPr>
      <w:sdtContent>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3889829"/>
              <w:tag w:val="goog_rdk_3079"/>
            </w:sdtPr>
            <w:sdtContent>
              <w:ins w:author="Quyền Linh Pham van" w:id="0" w:date="2026-02-02T14:44:37Z">
                <w:sdt>
                  <w:sdtPr>
                    <w:id w:val="668891530"/>
                    <w:tag w:val="goog_rdk_3080"/>
                  </w:sdtPr>
                  <w:sdtContent>
                    <w:del w:author="Alpharius" w:id="4" w:date="2026-02-03T17:54:28Z"/>
                  </w:sdtContent>
                </w:sdt>
              </w:ins>
              <w:sdt>
                <w:sdtPr>
                  <w:id w:val="1638255015"/>
                  <w:tag w:val="goog_rdk_30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495901336"/>
        <w:tag w:val="goog_rdk_3086"/>
      </w:sdtPr>
      <w:sdtContent>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5476045"/>
              <w:tag w:val="goog_rdk_3083"/>
            </w:sdtPr>
            <w:sdtContent>
              <w:ins w:author="Quyền Linh Pham van" w:id="0" w:date="2026-02-02T14:44:37Z">
                <w:sdt>
                  <w:sdtPr>
                    <w:id w:val="735403073"/>
                    <w:tag w:val="goog_rdk_3084"/>
                  </w:sdtPr>
                  <w:sdtContent>
                    <w:del w:author="Alpharius" w:id="4" w:date="2026-02-03T17:54:28Z"/>
                  </w:sdtContent>
                </w:sdt>
              </w:ins>
              <w:sdt>
                <w:sdtPr>
                  <w:id w:val="821651879"/>
                  <w:tag w:val="goog_rdk_30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57519030"/>
        <w:tag w:val="goog_rdk_3090"/>
      </w:sdtPr>
      <w:sdtContent>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39403837"/>
              <w:tag w:val="goog_rdk_3087"/>
            </w:sdtPr>
            <w:sdtContent>
              <w:ins w:author="Quyền Linh Pham van" w:id="0" w:date="2026-02-02T14:44:37Z">
                <w:sdt>
                  <w:sdtPr>
                    <w:id w:val="914110155"/>
                    <w:tag w:val="goog_rdk_3088"/>
                  </w:sdtPr>
                  <w:sdtContent>
                    <w:del w:author="Alpharius" w:id="4" w:date="2026-02-03T17:54:28Z"/>
                  </w:sdtContent>
                </w:sdt>
              </w:ins>
              <w:sdt>
                <w:sdtPr>
                  <w:id w:val="-1794705586"/>
                  <w:tag w:val="goog_rdk_30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83364100"/>
        <w:tag w:val="goog_rdk_3094"/>
      </w:sdtPr>
      <w:sdtContent>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16329"/>
              <w:tag w:val="goog_rdk_3091"/>
            </w:sdtPr>
            <w:sdtContent>
              <w:ins w:author="Quyền Linh Pham van" w:id="0" w:date="2026-02-02T14:44:37Z">
                <w:sdt>
                  <w:sdtPr>
                    <w:id w:val="1484523320"/>
                    <w:tag w:val="goog_rdk_3092"/>
                  </w:sdtPr>
                  <w:sdtContent>
                    <w:del w:author="Alpharius" w:id="4" w:date="2026-02-03T17:54:28Z"/>
                  </w:sdtContent>
                </w:sdt>
              </w:ins>
              <w:sdt>
                <w:sdtPr>
                  <w:id w:val="846639406"/>
                  <w:tag w:val="goog_rdk_30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88167210"/>
        <w:tag w:val="goog_rdk_3098"/>
      </w:sdtPr>
      <w:sdtContent>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74359694"/>
              <w:tag w:val="goog_rdk_3095"/>
            </w:sdtPr>
            <w:sdtContent>
              <w:ins w:author="Quyền Linh Pham van" w:id="0" w:date="2026-02-02T14:44:37Z">
                <w:sdt>
                  <w:sdtPr>
                    <w:id w:val="-1764927811"/>
                    <w:tag w:val="goog_rdk_3096"/>
                  </w:sdtPr>
                  <w:sdtContent>
                    <w:del w:author="Alpharius" w:id="4" w:date="2026-02-03T17:54:28Z"/>
                  </w:sdtContent>
                </w:sdt>
              </w:ins>
              <w:sdt>
                <w:sdtPr>
                  <w:id w:val="710841601"/>
                  <w:tag w:val="goog_rdk_30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23576427"/>
        <w:tag w:val="goog_rdk_3102"/>
      </w:sdtPr>
      <w:sdtContent>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77547513"/>
              <w:tag w:val="goog_rdk_3099"/>
            </w:sdtPr>
            <w:sdtContent>
              <w:ins w:author="Quyền Linh Pham van" w:id="0" w:date="2026-02-02T14:44:37Z">
                <w:sdt>
                  <w:sdtPr>
                    <w:id w:val="-1966406916"/>
                    <w:tag w:val="goog_rdk_3100"/>
                  </w:sdtPr>
                  <w:sdtContent>
                    <w:del w:author="Alpharius" w:id="4" w:date="2026-02-03T17:54:28Z"/>
                  </w:sdtContent>
                </w:sdt>
              </w:ins>
              <w:sdt>
                <w:sdtPr>
                  <w:id w:val="1313013366"/>
                  <w:tag w:val="goog_rdk_31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94772582"/>
        <w:tag w:val="goog_rdk_3106"/>
      </w:sdtPr>
      <w:sdtContent>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0537920"/>
              <w:tag w:val="goog_rdk_3103"/>
            </w:sdtPr>
            <w:sdtContent>
              <w:ins w:author="Quyền Linh Pham van" w:id="0" w:date="2026-02-02T14:44:37Z">
                <w:sdt>
                  <w:sdtPr>
                    <w:id w:val="-1784269787"/>
                    <w:tag w:val="goog_rdk_3104"/>
                  </w:sdtPr>
                  <w:sdtContent>
                    <w:del w:author="Alpharius" w:id="4" w:date="2026-02-03T17:54:28Z"/>
                  </w:sdtContent>
                </w:sdt>
              </w:ins>
              <w:sdt>
                <w:sdtPr>
                  <w:id w:val="-1428779649"/>
                  <w:tag w:val="goog_rdk_31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49114884"/>
        <w:tag w:val="goog_rdk_3110"/>
      </w:sdtPr>
      <w:sdtContent>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0199719"/>
              <w:tag w:val="goog_rdk_3107"/>
            </w:sdtPr>
            <w:sdtContent>
              <w:ins w:author="Quyền Linh Pham van" w:id="0" w:date="2026-02-02T14:44:37Z">
                <w:sdt>
                  <w:sdtPr>
                    <w:id w:val="-827813257"/>
                    <w:tag w:val="goog_rdk_3108"/>
                  </w:sdtPr>
                  <w:sdtContent>
                    <w:del w:author="Alpharius" w:id="4" w:date="2026-02-03T17:54:28Z"/>
                  </w:sdtContent>
                </w:sdt>
              </w:ins>
              <w:sdt>
                <w:sdtPr>
                  <w:id w:val="1470842094"/>
                  <w:tag w:val="goog_rdk_31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33882799"/>
        <w:tag w:val="goog_rdk_3114"/>
      </w:sdtPr>
      <w:sdtContent>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05509795"/>
              <w:tag w:val="goog_rdk_3111"/>
            </w:sdtPr>
            <w:sdtContent>
              <w:ins w:author="Quyền Linh Pham van" w:id="0" w:date="2026-02-02T14:44:37Z">
                <w:sdt>
                  <w:sdtPr>
                    <w:id w:val="1910767963"/>
                    <w:tag w:val="goog_rdk_3112"/>
                  </w:sdtPr>
                  <w:sdtContent>
                    <w:del w:author="Alpharius" w:id="4" w:date="2026-02-03T17:54:28Z"/>
                  </w:sdtContent>
                </w:sdt>
              </w:ins>
              <w:sdt>
                <w:sdtPr>
                  <w:id w:val="1394805443"/>
                  <w:tag w:val="goog_rdk_31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24436944"/>
        <w:tag w:val="goog_rdk_3118"/>
      </w:sdtPr>
      <w:sdtContent>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4689653"/>
              <w:tag w:val="goog_rdk_3115"/>
            </w:sdtPr>
            <w:sdtContent>
              <w:ins w:author="Quyền Linh Pham van" w:id="0" w:date="2026-02-02T14:44:37Z">
                <w:sdt>
                  <w:sdtPr>
                    <w:id w:val="-1332907551"/>
                    <w:tag w:val="goog_rdk_3116"/>
                  </w:sdtPr>
                  <w:sdtContent>
                    <w:del w:author="Alpharius" w:id="4" w:date="2026-02-03T17:54:28Z"/>
                  </w:sdtContent>
                </w:sdt>
              </w:ins>
              <w:sdt>
                <w:sdtPr>
                  <w:id w:val="-1269434467"/>
                  <w:tag w:val="goog_rdk_31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30415084"/>
        <w:tag w:val="goog_rdk_3122"/>
      </w:sdtPr>
      <w:sdtContent>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80096480"/>
              <w:tag w:val="goog_rdk_3119"/>
            </w:sdtPr>
            <w:sdtContent>
              <w:ins w:author="Quyền Linh Pham van" w:id="0" w:date="2026-02-02T14:44:37Z">
                <w:sdt>
                  <w:sdtPr>
                    <w:id w:val="-1584754291"/>
                    <w:tag w:val="goog_rdk_3120"/>
                  </w:sdtPr>
                  <w:sdtContent>
                    <w:del w:author="Alpharius" w:id="4" w:date="2026-02-03T17:54:28Z"/>
                  </w:sdtContent>
                </w:sdt>
              </w:ins>
              <w:sdt>
                <w:sdtPr>
                  <w:id w:val="647568801"/>
                  <w:tag w:val="goog_rdk_31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4881797"/>
        <w:tag w:val="goog_rdk_3126"/>
      </w:sdtPr>
      <w:sdtContent>
        <w:p w:rsidR="00000000" w:rsidDel="00000000" w:rsidP="00000000" w:rsidRDefault="00000000" w:rsidRPr="00000000" w14:paraId="0000030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723625"/>
              <w:tag w:val="goog_rdk_3123"/>
            </w:sdtPr>
            <w:sdtContent>
              <w:ins w:author="Quyền Linh Pham van" w:id="0" w:date="2026-02-02T14:44:37Z">
                <w:sdt>
                  <w:sdtPr>
                    <w:id w:val="-1074763438"/>
                    <w:tag w:val="goog_rdk_3124"/>
                  </w:sdtPr>
                  <w:sdtContent>
                    <w:del w:author="Alpharius" w:id="4" w:date="2026-02-03T17:54:28Z"/>
                  </w:sdtContent>
                </w:sdt>
              </w:ins>
              <w:sdt>
                <w:sdtPr>
                  <w:id w:val="-1643071279"/>
                  <w:tag w:val="goog_rdk_31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60299445"/>
        <w:tag w:val="goog_rdk_3130"/>
      </w:sdtPr>
      <w:sdtContent>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65256112"/>
              <w:tag w:val="goog_rdk_3127"/>
            </w:sdtPr>
            <w:sdtContent>
              <w:ins w:author="Quyền Linh Pham van" w:id="0" w:date="2026-02-02T14:44:37Z">
                <w:sdt>
                  <w:sdtPr>
                    <w:id w:val="43201075"/>
                    <w:tag w:val="goog_rdk_3128"/>
                  </w:sdtPr>
                  <w:sdtContent>
                    <w:del w:author="Alpharius" w:id="4" w:date="2026-02-03T17:54:28Z"/>
                  </w:sdtContent>
                </w:sdt>
              </w:ins>
              <w:sdt>
                <w:sdtPr>
                  <w:id w:val="-1736118104"/>
                  <w:tag w:val="goog_rdk_31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40112117"/>
        <w:tag w:val="goog_rdk_3134"/>
      </w:sdtPr>
      <w:sdtContent>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48469417"/>
              <w:tag w:val="goog_rdk_3131"/>
            </w:sdtPr>
            <w:sdtContent>
              <w:ins w:author="Quyền Linh Pham van" w:id="0" w:date="2026-02-02T14:44:37Z">
                <w:sdt>
                  <w:sdtPr>
                    <w:id w:val="-1953108365"/>
                    <w:tag w:val="goog_rdk_3132"/>
                  </w:sdtPr>
                  <w:sdtContent>
                    <w:del w:author="Alpharius" w:id="4" w:date="2026-02-03T17:54:28Z"/>
                  </w:sdtContent>
                </w:sdt>
              </w:ins>
              <w:sdt>
                <w:sdtPr>
                  <w:id w:val="1271436912"/>
                  <w:tag w:val="goog_rdk_31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46544784"/>
        <w:tag w:val="goog_rdk_3138"/>
      </w:sdtPr>
      <w:sdtContent>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22349305"/>
              <w:tag w:val="goog_rdk_3135"/>
            </w:sdtPr>
            <w:sdtContent>
              <w:ins w:author="Quyền Linh Pham van" w:id="0" w:date="2026-02-02T14:44:37Z">
                <w:sdt>
                  <w:sdtPr>
                    <w:id w:val="761435323"/>
                    <w:tag w:val="goog_rdk_3136"/>
                  </w:sdtPr>
                  <w:sdtContent>
                    <w:del w:author="Alpharius" w:id="4" w:date="2026-02-03T17:54:28Z"/>
                  </w:sdtContent>
                </w:sdt>
              </w:ins>
              <w:sdt>
                <w:sdtPr>
                  <w:id w:val="-1985638408"/>
                  <w:tag w:val="goog_rdk_31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28996206"/>
        <w:tag w:val="goog_rdk_3142"/>
      </w:sdtPr>
      <w:sdtContent>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66470380"/>
              <w:tag w:val="goog_rdk_3139"/>
            </w:sdtPr>
            <w:sdtContent>
              <w:ins w:author="Quyền Linh Pham van" w:id="0" w:date="2026-02-02T14:44:37Z">
                <w:sdt>
                  <w:sdtPr>
                    <w:id w:val="1272567000"/>
                    <w:tag w:val="goog_rdk_3140"/>
                  </w:sdtPr>
                  <w:sdtContent>
                    <w:del w:author="Alpharius" w:id="4" w:date="2026-02-03T17:54:28Z"/>
                  </w:sdtContent>
                </w:sdt>
              </w:ins>
              <w:sdt>
                <w:sdtPr>
                  <w:id w:val="984798919"/>
                  <w:tag w:val="goog_rdk_31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18628633"/>
        <w:tag w:val="goog_rdk_3146"/>
      </w:sdtPr>
      <w:sdtContent>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1461316"/>
              <w:tag w:val="goog_rdk_3143"/>
            </w:sdtPr>
            <w:sdtContent>
              <w:ins w:author="Quyền Linh Pham van" w:id="0" w:date="2026-02-02T14:44:37Z">
                <w:sdt>
                  <w:sdtPr>
                    <w:id w:val="-1055143941"/>
                    <w:tag w:val="goog_rdk_3144"/>
                  </w:sdtPr>
                  <w:sdtContent>
                    <w:del w:author="Alpharius" w:id="4" w:date="2026-02-03T17:54:28Z"/>
                  </w:sdtContent>
                </w:sdt>
              </w:ins>
              <w:sdt>
                <w:sdtPr>
                  <w:id w:val="1676950639"/>
                  <w:tag w:val="goog_rdk_31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105164982"/>
        <w:tag w:val="goog_rdk_3150"/>
      </w:sdtPr>
      <w:sdtContent>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3972499"/>
              <w:tag w:val="goog_rdk_3147"/>
            </w:sdtPr>
            <w:sdtContent>
              <w:ins w:author="Quyền Linh Pham van" w:id="0" w:date="2026-02-02T14:44:37Z">
                <w:sdt>
                  <w:sdtPr>
                    <w:id w:val="2101940443"/>
                    <w:tag w:val="goog_rdk_3148"/>
                  </w:sdtPr>
                  <w:sdtContent>
                    <w:del w:author="Alpharius" w:id="4" w:date="2026-02-03T17:54:28Z"/>
                  </w:sdtContent>
                </w:sdt>
              </w:ins>
              <w:sdt>
                <w:sdtPr>
                  <w:id w:val="686577672"/>
                  <w:tag w:val="goog_rdk_31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15798296"/>
        <w:tag w:val="goog_rdk_3154"/>
      </w:sdtPr>
      <w:sdtContent>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0068189"/>
              <w:tag w:val="goog_rdk_3151"/>
            </w:sdtPr>
            <w:sdtContent>
              <w:ins w:author="Quyền Linh Pham van" w:id="0" w:date="2026-02-02T14:44:37Z">
                <w:sdt>
                  <w:sdtPr>
                    <w:id w:val="1011237310"/>
                    <w:tag w:val="goog_rdk_3152"/>
                  </w:sdtPr>
                  <w:sdtContent>
                    <w:del w:author="Alpharius" w:id="4" w:date="2026-02-03T17:54:28Z"/>
                  </w:sdtContent>
                </w:sdt>
              </w:ins>
              <w:sdt>
                <w:sdtPr>
                  <w:id w:val="52253567"/>
                  <w:tag w:val="goog_rdk_31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13066503"/>
        <w:tag w:val="goog_rdk_3158"/>
      </w:sdtPr>
      <w:sdtContent>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7208306"/>
              <w:tag w:val="goog_rdk_3155"/>
            </w:sdtPr>
            <w:sdtContent>
              <w:ins w:author="Quyền Linh Pham van" w:id="0" w:date="2026-02-02T14:44:37Z">
                <w:sdt>
                  <w:sdtPr>
                    <w:id w:val="1411483676"/>
                    <w:tag w:val="goog_rdk_3156"/>
                  </w:sdtPr>
                  <w:sdtContent>
                    <w:del w:author="Alpharius" w:id="4" w:date="2026-02-03T17:54:28Z"/>
                  </w:sdtContent>
                </w:sdt>
              </w:ins>
              <w:sdt>
                <w:sdtPr>
                  <w:id w:val="51739680"/>
                  <w:tag w:val="goog_rdk_31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35688183"/>
        <w:tag w:val="goog_rdk_3162"/>
      </w:sdtPr>
      <w:sdtContent>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3636516"/>
              <w:tag w:val="goog_rdk_3159"/>
            </w:sdtPr>
            <w:sdtContent>
              <w:ins w:author="Quyền Linh Pham van" w:id="0" w:date="2026-02-02T14:44:37Z">
                <w:sdt>
                  <w:sdtPr>
                    <w:id w:val="-964888702"/>
                    <w:tag w:val="goog_rdk_3160"/>
                  </w:sdtPr>
                  <w:sdtContent>
                    <w:del w:author="Alpharius" w:id="4" w:date="2026-02-03T17:54:28Z"/>
                  </w:sdtContent>
                </w:sdt>
              </w:ins>
              <w:sdt>
                <w:sdtPr>
                  <w:id w:val="-732904475"/>
                  <w:tag w:val="goog_rdk_31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841861"/>
        <w:tag w:val="goog_rdk_3166"/>
      </w:sdtPr>
      <w:sdtContent>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08888467"/>
              <w:tag w:val="goog_rdk_3163"/>
            </w:sdtPr>
            <w:sdtContent>
              <w:ins w:author="Quyền Linh Pham van" w:id="0" w:date="2026-02-02T14:44:37Z">
                <w:sdt>
                  <w:sdtPr>
                    <w:id w:val="797832054"/>
                    <w:tag w:val="goog_rdk_3164"/>
                  </w:sdtPr>
                  <w:sdtContent>
                    <w:del w:author="Alpharius" w:id="4" w:date="2026-02-03T17:54:28Z"/>
                  </w:sdtContent>
                </w:sdt>
              </w:ins>
              <w:sdt>
                <w:sdtPr>
                  <w:id w:val="246457946"/>
                  <w:tag w:val="goog_rdk_31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10145787"/>
        <w:tag w:val="goog_rdk_3170"/>
      </w:sdtPr>
      <w:sdtContent>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85610613"/>
              <w:tag w:val="goog_rdk_3167"/>
            </w:sdtPr>
            <w:sdtContent>
              <w:ins w:author="Quyền Linh Pham van" w:id="0" w:date="2026-02-02T14:44:37Z">
                <w:sdt>
                  <w:sdtPr>
                    <w:id w:val="974948945"/>
                    <w:tag w:val="goog_rdk_3168"/>
                  </w:sdtPr>
                  <w:sdtContent>
                    <w:del w:author="Alpharius" w:id="4" w:date="2026-02-03T17:54:28Z"/>
                  </w:sdtContent>
                </w:sdt>
              </w:ins>
              <w:sdt>
                <w:sdtPr>
                  <w:id w:val="743444868"/>
                  <w:tag w:val="goog_rdk_31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47530581"/>
        <w:tag w:val="goog_rdk_3174"/>
      </w:sdtPr>
      <w:sdtContent>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97810504"/>
              <w:tag w:val="goog_rdk_3171"/>
            </w:sdtPr>
            <w:sdtContent>
              <w:ins w:author="Quyền Linh Pham van" w:id="0" w:date="2026-02-02T14:44:37Z">
                <w:sdt>
                  <w:sdtPr>
                    <w:id w:val="162779191"/>
                    <w:tag w:val="goog_rdk_3172"/>
                  </w:sdtPr>
                  <w:sdtContent>
                    <w:del w:author="Alpharius" w:id="4" w:date="2026-02-03T17:54:28Z"/>
                  </w:sdtContent>
                </w:sdt>
              </w:ins>
              <w:sdt>
                <w:sdtPr>
                  <w:id w:val="-79082985"/>
                  <w:tag w:val="goog_rdk_31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8346125"/>
        <w:tag w:val="goog_rdk_3178"/>
      </w:sdtPr>
      <w:sdtContent>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11031614"/>
              <w:tag w:val="goog_rdk_3175"/>
            </w:sdtPr>
            <w:sdtContent>
              <w:ins w:author="Quyền Linh Pham van" w:id="0" w:date="2026-02-02T14:44:37Z">
                <w:sdt>
                  <w:sdtPr>
                    <w:id w:val="-1087996698"/>
                    <w:tag w:val="goog_rdk_3176"/>
                  </w:sdtPr>
                  <w:sdtContent>
                    <w:del w:author="Alpharius" w:id="4" w:date="2026-02-03T17:54:28Z"/>
                  </w:sdtContent>
                </w:sdt>
              </w:ins>
              <w:sdt>
                <w:sdtPr>
                  <w:id w:val="1054862720"/>
                  <w:tag w:val="goog_rdk_31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20207750"/>
        <w:tag w:val="goog_rdk_3182"/>
      </w:sdtPr>
      <w:sdtContent>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8826951"/>
              <w:tag w:val="goog_rdk_3179"/>
            </w:sdtPr>
            <w:sdtContent>
              <w:ins w:author="Quyền Linh Pham van" w:id="0" w:date="2026-02-02T14:44:37Z">
                <w:sdt>
                  <w:sdtPr>
                    <w:id w:val="1340695068"/>
                    <w:tag w:val="goog_rdk_3180"/>
                  </w:sdtPr>
                  <w:sdtContent>
                    <w:del w:author="Alpharius" w:id="4" w:date="2026-02-03T17:54:28Z"/>
                  </w:sdtContent>
                </w:sdt>
              </w:ins>
              <w:sdt>
                <w:sdtPr>
                  <w:id w:val="1017743162"/>
                  <w:tag w:val="goog_rdk_31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24890421"/>
        <w:tag w:val="goog_rdk_3186"/>
      </w:sdtPr>
      <w:sdtContent>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60662949"/>
              <w:tag w:val="goog_rdk_3183"/>
            </w:sdtPr>
            <w:sdtContent>
              <w:ins w:author="Quyền Linh Pham van" w:id="0" w:date="2026-02-02T14:44:37Z">
                <w:sdt>
                  <w:sdtPr>
                    <w:id w:val="1657765788"/>
                    <w:tag w:val="goog_rdk_3184"/>
                  </w:sdtPr>
                  <w:sdtContent>
                    <w:del w:author="Alpharius" w:id="4" w:date="2026-02-03T17:54:28Z"/>
                  </w:sdtContent>
                </w:sdt>
              </w:ins>
              <w:sdt>
                <w:sdtPr>
                  <w:id w:val="1728272903"/>
                  <w:tag w:val="goog_rdk_31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43463402"/>
        <w:tag w:val="goog_rdk_3190"/>
      </w:sdtPr>
      <w:sdtContent>
        <w:p w:rsidR="00000000" w:rsidDel="00000000" w:rsidP="00000000" w:rsidRDefault="00000000" w:rsidRPr="00000000" w14:paraId="0000031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67527934"/>
              <w:tag w:val="goog_rdk_3187"/>
            </w:sdtPr>
            <w:sdtContent>
              <w:ins w:author="Quyền Linh Pham van" w:id="0" w:date="2026-02-02T14:44:37Z">
                <w:sdt>
                  <w:sdtPr>
                    <w:id w:val="-1800813407"/>
                    <w:tag w:val="goog_rdk_3188"/>
                  </w:sdtPr>
                  <w:sdtContent>
                    <w:del w:author="Alpharius" w:id="4" w:date="2026-02-03T17:54:28Z"/>
                  </w:sdtContent>
                </w:sdt>
              </w:ins>
              <w:sdt>
                <w:sdtPr>
                  <w:id w:val="547641197"/>
                  <w:tag w:val="goog_rdk_31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518529"/>
        <w:tag w:val="goog_rdk_3194"/>
      </w:sdtPr>
      <w:sdtContent>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68455062"/>
              <w:tag w:val="goog_rdk_3191"/>
            </w:sdtPr>
            <w:sdtContent>
              <w:ins w:author="Quyền Linh Pham van" w:id="0" w:date="2026-02-02T14:44:37Z">
                <w:sdt>
                  <w:sdtPr>
                    <w:id w:val="1231997237"/>
                    <w:tag w:val="goog_rdk_3192"/>
                  </w:sdtPr>
                  <w:sdtContent>
                    <w:del w:author="Alpharius" w:id="4" w:date="2026-02-03T17:54:28Z"/>
                  </w:sdtContent>
                </w:sdt>
              </w:ins>
              <w:sdt>
                <w:sdtPr>
                  <w:id w:val="-1952030650"/>
                  <w:tag w:val="goog_rdk_31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56050753"/>
        <w:tag w:val="goog_rdk_3198"/>
      </w:sdtPr>
      <w:sdtContent>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7082540"/>
              <w:tag w:val="goog_rdk_3195"/>
            </w:sdtPr>
            <w:sdtContent>
              <w:ins w:author="Quyền Linh Pham van" w:id="0" w:date="2026-02-02T14:44:37Z">
                <w:sdt>
                  <w:sdtPr>
                    <w:id w:val="723323855"/>
                    <w:tag w:val="goog_rdk_3196"/>
                  </w:sdtPr>
                  <w:sdtContent>
                    <w:del w:author="Alpharius" w:id="4" w:date="2026-02-03T17:54:28Z"/>
                  </w:sdtContent>
                </w:sdt>
              </w:ins>
              <w:sdt>
                <w:sdtPr>
                  <w:id w:val="2067418193"/>
                  <w:tag w:val="goog_rdk_31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13702040"/>
        <w:tag w:val="goog_rdk_3202"/>
      </w:sdtPr>
      <w:sdtContent>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39609922"/>
              <w:tag w:val="goog_rdk_3199"/>
            </w:sdtPr>
            <w:sdtContent>
              <w:ins w:author="Quyền Linh Pham van" w:id="0" w:date="2026-02-02T14:44:37Z">
                <w:sdt>
                  <w:sdtPr>
                    <w:id w:val="1657044958"/>
                    <w:tag w:val="goog_rdk_3200"/>
                  </w:sdtPr>
                  <w:sdtContent>
                    <w:del w:author="Alpharius" w:id="4" w:date="2026-02-03T17:54:28Z"/>
                  </w:sdtContent>
                </w:sdt>
              </w:ins>
              <w:sdt>
                <w:sdtPr>
                  <w:id w:val="1620989400"/>
                  <w:tag w:val="goog_rdk_32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98795617"/>
        <w:tag w:val="goog_rdk_3206"/>
      </w:sdtPr>
      <w:sdtContent>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20231477"/>
              <w:tag w:val="goog_rdk_3203"/>
            </w:sdtPr>
            <w:sdtContent>
              <w:ins w:author="Quyền Linh Pham van" w:id="0" w:date="2026-02-02T14:44:37Z">
                <w:sdt>
                  <w:sdtPr>
                    <w:id w:val="-230000864"/>
                    <w:tag w:val="goog_rdk_3204"/>
                  </w:sdtPr>
                  <w:sdtContent>
                    <w:del w:author="Alpharius" w:id="4" w:date="2026-02-03T17:54:28Z"/>
                  </w:sdtContent>
                </w:sdt>
              </w:ins>
              <w:sdt>
                <w:sdtPr>
                  <w:id w:val="-2078351957"/>
                  <w:tag w:val="goog_rdk_32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631540812"/>
        <w:tag w:val="goog_rdk_3210"/>
      </w:sdtPr>
      <w:sdtContent>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83218351"/>
              <w:tag w:val="goog_rdk_3207"/>
            </w:sdtPr>
            <w:sdtContent>
              <w:ins w:author="Quyền Linh Pham van" w:id="0" w:date="2026-02-02T14:44:37Z">
                <w:sdt>
                  <w:sdtPr>
                    <w:id w:val="-355650513"/>
                    <w:tag w:val="goog_rdk_3208"/>
                  </w:sdtPr>
                  <w:sdtContent>
                    <w:del w:author="Alpharius" w:id="4" w:date="2026-02-03T17:54:28Z"/>
                  </w:sdtContent>
                </w:sdt>
              </w:ins>
              <w:sdt>
                <w:sdtPr>
                  <w:id w:val="270906025"/>
                  <w:tag w:val="goog_rdk_32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83142347"/>
        <w:tag w:val="goog_rdk_3214"/>
      </w:sdtPr>
      <w:sdtContent>
        <w:p w:rsidR="00000000" w:rsidDel="00000000" w:rsidP="00000000" w:rsidRDefault="00000000" w:rsidRPr="00000000" w14:paraId="0000032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5094106"/>
              <w:tag w:val="goog_rdk_3211"/>
            </w:sdtPr>
            <w:sdtContent>
              <w:ins w:author="Quyền Linh Pham van" w:id="0" w:date="2026-02-02T14:44:37Z">
                <w:sdt>
                  <w:sdtPr>
                    <w:id w:val="1682616745"/>
                    <w:tag w:val="goog_rdk_3212"/>
                  </w:sdtPr>
                  <w:sdtContent>
                    <w:del w:author="Alpharius" w:id="4" w:date="2026-02-03T17:54:28Z"/>
                  </w:sdtContent>
                </w:sdt>
              </w:ins>
              <w:sdt>
                <w:sdtPr>
                  <w:id w:val="-1729870610"/>
                  <w:tag w:val="goog_rdk_32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39061985"/>
        <w:tag w:val="goog_rdk_3218"/>
      </w:sdtPr>
      <w:sdtContent>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75899183"/>
              <w:tag w:val="goog_rdk_3215"/>
            </w:sdtPr>
            <w:sdtContent>
              <w:ins w:author="Quyền Linh Pham van" w:id="0" w:date="2026-02-02T14:44:37Z">
                <w:sdt>
                  <w:sdtPr>
                    <w:id w:val="2073585767"/>
                    <w:tag w:val="goog_rdk_3216"/>
                  </w:sdtPr>
                  <w:sdtContent>
                    <w:del w:author="Alpharius" w:id="4" w:date="2026-02-03T17:54:28Z"/>
                  </w:sdtContent>
                </w:sdt>
              </w:ins>
              <w:sdt>
                <w:sdtPr>
                  <w:id w:val="2100917650"/>
                  <w:tag w:val="goog_rdk_32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55921573"/>
        <w:tag w:val="goog_rdk_3222"/>
      </w:sdtPr>
      <w:sdtContent>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77251948"/>
              <w:tag w:val="goog_rdk_3219"/>
            </w:sdtPr>
            <w:sdtContent>
              <w:ins w:author="Quyền Linh Pham van" w:id="0" w:date="2026-02-02T14:44:37Z">
                <w:sdt>
                  <w:sdtPr>
                    <w:id w:val="1678779355"/>
                    <w:tag w:val="goog_rdk_3220"/>
                  </w:sdtPr>
                  <w:sdtContent>
                    <w:del w:author="Alpharius" w:id="4" w:date="2026-02-03T17:54:28Z"/>
                  </w:sdtContent>
                </w:sdt>
              </w:ins>
              <w:sdt>
                <w:sdtPr>
                  <w:id w:val="122940387"/>
                  <w:tag w:val="goog_rdk_32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40851405"/>
        <w:tag w:val="goog_rdk_3226"/>
      </w:sdtPr>
      <w:sdtContent>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00088799"/>
              <w:tag w:val="goog_rdk_3223"/>
            </w:sdtPr>
            <w:sdtContent>
              <w:ins w:author="Quyền Linh Pham van" w:id="0" w:date="2026-02-02T14:44:37Z">
                <w:sdt>
                  <w:sdtPr>
                    <w:id w:val="114830382"/>
                    <w:tag w:val="goog_rdk_3224"/>
                  </w:sdtPr>
                  <w:sdtContent>
                    <w:del w:author="Alpharius" w:id="4" w:date="2026-02-03T17:54:28Z"/>
                  </w:sdtContent>
                </w:sdt>
              </w:ins>
              <w:sdt>
                <w:sdtPr>
                  <w:id w:val="-880927902"/>
                  <w:tag w:val="goog_rdk_32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06774747"/>
        <w:tag w:val="goog_rdk_3230"/>
      </w:sdtPr>
      <w:sdtContent>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91770356"/>
              <w:tag w:val="goog_rdk_3227"/>
            </w:sdtPr>
            <w:sdtContent>
              <w:ins w:author="Quyền Linh Pham van" w:id="0" w:date="2026-02-02T14:44:37Z">
                <w:sdt>
                  <w:sdtPr>
                    <w:id w:val="1117476417"/>
                    <w:tag w:val="goog_rdk_3228"/>
                  </w:sdtPr>
                  <w:sdtContent>
                    <w:del w:author="Alpharius" w:id="4" w:date="2026-02-03T17:54:28Z"/>
                  </w:sdtContent>
                </w:sdt>
              </w:ins>
              <w:sdt>
                <w:sdtPr>
                  <w:id w:val="-877040909"/>
                  <w:tag w:val="goog_rdk_32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49076190"/>
        <w:tag w:val="goog_rdk_3234"/>
      </w:sdtPr>
      <w:sdtContent>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7112647"/>
              <w:tag w:val="goog_rdk_3231"/>
            </w:sdtPr>
            <w:sdtContent>
              <w:ins w:author="Quyền Linh Pham van" w:id="0" w:date="2026-02-02T14:44:37Z">
                <w:sdt>
                  <w:sdtPr>
                    <w:id w:val="-1205877634"/>
                    <w:tag w:val="goog_rdk_3232"/>
                  </w:sdtPr>
                  <w:sdtContent>
                    <w:del w:author="Alpharius" w:id="4" w:date="2026-02-03T17:54:28Z"/>
                  </w:sdtContent>
                </w:sdt>
              </w:ins>
              <w:sdt>
                <w:sdtPr>
                  <w:id w:val="764551887"/>
                  <w:tag w:val="goog_rdk_32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89224563"/>
        <w:tag w:val="goog_rdk_3238"/>
      </w:sdtPr>
      <w:sdtContent>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3051332"/>
              <w:tag w:val="goog_rdk_3235"/>
            </w:sdtPr>
            <w:sdtContent>
              <w:ins w:author="Quyền Linh Pham van" w:id="0" w:date="2026-02-02T14:44:37Z">
                <w:sdt>
                  <w:sdtPr>
                    <w:id w:val="179396984"/>
                    <w:tag w:val="goog_rdk_3236"/>
                  </w:sdtPr>
                  <w:sdtContent>
                    <w:del w:author="Alpharius" w:id="4" w:date="2026-02-03T17:54:28Z"/>
                  </w:sdtContent>
                </w:sdt>
              </w:ins>
              <w:sdt>
                <w:sdtPr>
                  <w:id w:val="1327895713"/>
                  <w:tag w:val="goog_rdk_32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26616186"/>
        <w:tag w:val="goog_rdk_3242"/>
      </w:sdtPr>
      <w:sdtContent>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5541797"/>
              <w:tag w:val="goog_rdk_3239"/>
            </w:sdtPr>
            <w:sdtContent>
              <w:ins w:author="Quyền Linh Pham van" w:id="0" w:date="2026-02-02T14:44:37Z">
                <w:sdt>
                  <w:sdtPr>
                    <w:id w:val="-2096667247"/>
                    <w:tag w:val="goog_rdk_3240"/>
                  </w:sdtPr>
                  <w:sdtContent>
                    <w:del w:author="Alpharius" w:id="4" w:date="2026-02-03T17:54:28Z"/>
                  </w:sdtContent>
                </w:sdt>
              </w:ins>
              <w:sdt>
                <w:sdtPr>
                  <w:id w:val="653533811"/>
                  <w:tag w:val="goog_rdk_32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047601391"/>
        <w:tag w:val="goog_rdk_3246"/>
      </w:sdtPr>
      <w:sdtContent>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5355422"/>
              <w:tag w:val="goog_rdk_3243"/>
            </w:sdtPr>
            <w:sdtContent>
              <w:ins w:author="Quyền Linh Pham van" w:id="0" w:date="2026-02-02T14:44:37Z">
                <w:sdt>
                  <w:sdtPr>
                    <w:id w:val="1349152670"/>
                    <w:tag w:val="goog_rdk_3244"/>
                  </w:sdtPr>
                  <w:sdtContent>
                    <w:del w:author="Alpharius" w:id="4" w:date="2026-02-03T17:54:28Z"/>
                  </w:sdtContent>
                </w:sdt>
              </w:ins>
              <w:sdt>
                <w:sdtPr>
                  <w:id w:val="-1443687043"/>
                  <w:tag w:val="goog_rdk_32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06732820"/>
        <w:tag w:val="goog_rdk_3250"/>
      </w:sdtPr>
      <w:sdtContent>
        <w:p w:rsidR="00000000" w:rsidDel="00000000" w:rsidP="00000000" w:rsidRDefault="00000000" w:rsidRPr="00000000" w14:paraId="0000032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57305952"/>
              <w:tag w:val="goog_rdk_3247"/>
            </w:sdtPr>
            <w:sdtContent>
              <w:ins w:author="Quyền Linh Pham van" w:id="0" w:date="2026-02-02T14:44:37Z">
                <w:sdt>
                  <w:sdtPr>
                    <w:id w:val="-89457344"/>
                    <w:tag w:val="goog_rdk_3248"/>
                  </w:sdtPr>
                  <w:sdtContent>
                    <w:del w:author="Alpharius" w:id="4" w:date="2026-02-03T17:54:28Z"/>
                  </w:sdtContent>
                </w:sdt>
              </w:ins>
              <w:sdt>
                <w:sdtPr>
                  <w:id w:val="1927442094"/>
                  <w:tag w:val="goog_rdk_32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89679056"/>
        <w:tag w:val="goog_rdk_3254"/>
      </w:sdtPr>
      <w:sdtContent>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76051967"/>
              <w:tag w:val="goog_rdk_3251"/>
            </w:sdtPr>
            <w:sdtContent>
              <w:ins w:author="Quyền Linh Pham van" w:id="0" w:date="2026-02-02T14:44:37Z">
                <w:sdt>
                  <w:sdtPr>
                    <w:id w:val="-2010230817"/>
                    <w:tag w:val="goog_rdk_3252"/>
                  </w:sdtPr>
                  <w:sdtContent>
                    <w:del w:author="Alpharius" w:id="4" w:date="2026-02-03T17:54:28Z"/>
                  </w:sdtContent>
                </w:sdt>
              </w:ins>
              <w:sdt>
                <w:sdtPr>
                  <w:id w:val="-1089986870"/>
                  <w:tag w:val="goog_rdk_32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46204869"/>
        <w:tag w:val="goog_rdk_3258"/>
      </w:sdtPr>
      <w:sdtContent>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83224458"/>
              <w:tag w:val="goog_rdk_3255"/>
            </w:sdtPr>
            <w:sdtContent>
              <w:ins w:author="Quyền Linh Pham van" w:id="0" w:date="2026-02-02T14:44:37Z">
                <w:sdt>
                  <w:sdtPr>
                    <w:id w:val="37358327"/>
                    <w:tag w:val="goog_rdk_3256"/>
                  </w:sdtPr>
                  <w:sdtContent>
                    <w:del w:author="Alpharius" w:id="4" w:date="2026-02-03T17:54:28Z"/>
                  </w:sdtContent>
                </w:sdt>
              </w:ins>
              <w:sdt>
                <w:sdtPr>
                  <w:id w:val="-1646637334"/>
                  <w:tag w:val="goog_rdk_32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0058272"/>
        <w:tag w:val="goog_rdk_3262"/>
      </w:sdtPr>
      <w:sdtContent>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6064473"/>
              <w:tag w:val="goog_rdk_3259"/>
            </w:sdtPr>
            <w:sdtContent>
              <w:ins w:author="Quyền Linh Pham van" w:id="0" w:date="2026-02-02T14:44:37Z">
                <w:sdt>
                  <w:sdtPr>
                    <w:id w:val="1190466872"/>
                    <w:tag w:val="goog_rdk_3260"/>
                  </w:sdtPr>
                  <w:sdtContent>
                    <w:del w:author="Alpharius" w:id="4" w:date="2026-02-03T17:54:28Z"/>
                  </w:sdtContent>
                </w:sdt>
              </w:ins>
              <w:sdt>
                <w:sdtPr>
                  <w:id w:val="-1397971129"/>
                  <w:tag w:val="goog_rdk_32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33665403"/>
        <w:tag w:val="goog_rdk_3266"/>
      </w:sdtPr>
      <w:sdtContent>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90968056"/>
              <w:tag w:val="goog_rdk_3263"/>
            </w:sdtPr>
            <w:sdtContent>
              <w:ins w:author="Quyền Linh Pham van" w:id="0" w:date="2026-02-02T14:44:37Z">
                <w:sdt>
                  <w:sdtPr>
                    <w:id w:val="-259093890"/>
                    <w:tag w:val="goog_rdk_3264"/>
                  </w:sdtPr>
                  <w:sdtContent>
                    <w:del w:author="Alpharius" w:id="4" w:date="2026-02-03T17:54:28Z"/>
                  </w:sdtContent>
                </w:sdt>
              </w:ins>
              <w:sdt>
                <w:sdtPr>
                  <w:id w:val="329040685"/>
                  <w:tag w:val="goog_rdk_32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71771441"/>
        <w:tag w:val="goog_rdk_3270"/>
      </w:sdtPr>
      <w:sdtContent>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73177690"/>
              <w:tag w:val="goog_rdk_3267"/>
            </w:sdtPr>
            <w:sdtContent>
              <w:ins w:author="Quyền Linh Pham van" w:id="0" w:date="2026-02-02T14:44:37Z">
                <w:sdt>
                  <w:sdtPr>
                    <w:id w:val="-1008612860"/>
                    <w:tag w:val="goog_rdk_3268"/>
                  </w:sdtPr>
                  <w:sdtContent>
                    <w:del w:author="Alpharius" w:id="4" w:date="2026-02-03T17:54:28Z"/>
                  </w:sdtContent>
                </w:sdt>
              </w:ins>
              <w:sdt>
                <w:sdtPr>
                  <w:id w:val="-1880508867"/>
                  <w:tag w:val="goog_rdk_32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72592366"/>
        <w:tag w:val="goog_rdk_3274"/>
      </w:sdtPr>
      <w:sdtContent>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31322259"/>
              <w:tag w:val="goog_rdk_3271"/>
            </w:sdtPr>
            <w:sdtContent>
              <w:ins w:author="Quyền Linh Pham van" w:id="0" w:date="2026-02-02T14:44:37Z">
                <w:sdt>
                  <w:sdtPr>
                    <w:id w:val="-486478630"/>
                    <w:tag w:val="goog_rdk_3272"/>
                  </w:sdtPr>
                  <w:sdtContent>
                    <w:del w:author="Alpharius" w:id="4" w:date="2026-02-03T17:54:28Z"/>
                  </w:sdtContent>
                </w:sdt>
              </w:ins>
              <w:sdt>
                <w:sdtPr>
                  <w:id w:val="-270608153"/>
                  <w:tag w:val="goog_rdk_32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83931870"/>
        <w:tag w:val="goog_rdk_3278"/>
      </w:sdtPr>
      <w:sdtContent>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50822050"/>
              <w:tag w:val="goog_rdk_3275"/>
            </w:sdtPr>
            <w:sdtContent>
              <w:ins w:author="Quyền Linh Pham van" w:id="0" w:date="2026-02-02T14:44:37Z">
                <w:sdt>
                  <w:sdtPr>
                    <w:id w:val="-2121453366"/>
                    <w:tag w:val="goog_rdk_3276"/>
                  </w:sdtPr>
                  <w:sdtContent>
                    <w:del w:author="Alpharius" w:id="4" w:date="2026-02-03T17:54:28Z"/>
                  </w:sdtContent>
                </w:sdt>
              </w:ins>
              <w:sdt>
                <w:sdtPr>
                  <w:id w:val="1875001481"/>
                  <w:tag w:val="goog_rdk_32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87357123"/>
        <w:tag w:val="goog_rdk_3282"/>
      </w:sdtPr>
      <w:sdtContent>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13464808"/>
              <w:tag w:val="goog_rdk_3279"/>
            </w:sdtPr>
            <w:sdtContent>
              <w:ins w:author="Quyền Linh Pham van" w:id="0" w:date="2026-02-02T14:44:37Z">
                <w:sdt>
                  <w:sdtPr>
                    <w:id w:val="904864368"/>
                    <w:tag w:val="goog_rdk_3280"/>
                  </w:sdtPr>
                  <w:sdtContent>
                    <w:del w:author="Alpharius" w:id="4" w:date="2026-02-03T17:54:28Z"/>
                  </w:sdtContent>
                </w:sdt>
              </w:ins>
              <w:sdt>
                <w:sdtPr>
                  <w:id w:val="1141608902"/>
                  <w:tag w:val="goog_rdk_32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65405131"/>
        <w:tag w:val="goog_rdk_3286"/>
      </w:sdtPr>
      <w:sdtContent>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8738226"/>
              <w:tag w:val="goog_rdk_3283"/>
            </w:sdtPr>
            <w:sdtContent>
              <w:ins w:author="Quyền Linh Pham van" w:id="0" w:date="2026-02-02T14:44:37Z">
                <w:sdt>
                  <w:sdtPr>
                    <w:id w:val="731288945"/>
                    <w:tag w:val="goog_rdk_3284"/>
                  </w:sdtPr>
                  <w:sdtContent>
                    <w:del w:author="Alpharius" w:id="4" w:date="2026-02-03T17:54:28Z"/>
                  </w:sdtContent>
                </w:sdt>
              </w:ins>
              <w:sdt>
                <w:sdtPr>
                  <w:id w:val="1439177126"/>
                  <w:tag w:val="goog_rdk_32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35112377"/>
        <w:tag w:val="goog_rdk_3290"/>
      </w:sdtPr>
      <w:sdtContent>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31727830"/>
              <w:tag w:val="goog_rdk_3287"/>
            </w:sdtPr>
            <w:sdtContent>
              <w:ins w:author="Quyền Linh Pham van" w:id="0" w:date="2026-02-02T14:44:37Z">
                <w:sdt>
                  <w:sdtPr>
                    <w:id w:val="1806480107"/>
                    <w:tag w:val="goog_rdk_3288"/>
                  </w:sdtPr>
                  <w:sdtContent>
                    <w:del w:author="Alpharius" w:id="4" w:date="2026-02-03T17:54:28Z"/>
                  </w:sdtContent>
                </w:sdt>
              </w:ins>
              <w:sdt>
                <w:sdtPr>
                  <w:id w:val="-1061332889"/>
                  <w:tag w:val="goog_rdk_32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32476785"/>
        <w:tag w:val="goog_rdk_3294"/>
      </w:sdtPr>
      <w:sdtContent>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7996388"/>
              <w:tag w:val="goog_rdk_3291"/>
            </w:sdtPr>
            <w:sdtContent>
              <w:ins w:author="Quyền Linh Pham van" w:id="0" w:date="2026-02-02T14:44:37Z">
                <w:sdt>
                  <w:sdtPr>
                    <w:id w:val="1934667402"/>
                    <w:tag w:val="goog_rdk_3292"/>
                  </w:sdtPr>
                  <w:sdtContent>
                    <w:del w:author="Alpharius" w:id="4" w:date="2026-02-03T17:54:28Z"/>
                  </w:sdtContent>
                </w:sdt>
              </w:ins>
              <w:sdt>
                <w:sdtPr>
                  <w:id w:val="567504025"/>
                  <w:tag w:val="goog_rdk_32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09673348"/>
        <w:tag w:val="goog_rdk_3298"/>
      </w:sdtPr>
      <w:sdtContent>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6697661"/>
              <w:tag w:val="goog_rdk_3295"/>
            </w:sdtPr>
            <w:sdtContent>
              <w:ins w:author="Quyền Linh Pham van" w:id="0" w:date="2026-02-02T14:44:37Z">
                <w:sdt>
                  <w:sdtPr>
                    <w:id w:val="886171948"/>
                    <w:tag w:val="goog_rdk_3296"/>
                  </w:sdtPr>
                  <w:sdtContent>
                    <w:del w:author="Alpharius" w:id="4" w:date="2026-02-03T17:54:28Z"/>
                  </w:sdtContent>
                </w:sdt>
              </w:ins>
              <w:sdt>
                <w:sdtPr>
                  <w:id w:val="-975895181"/>
                  <w:tag w:val="goog_rdk_32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07141469"/>
        <w:tag w:val="goog_rdk_3302"/>
      </w:sdtPr>
      <w:sdtContent>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77719891"/>
              <w:tag w:val="goog_rdk_3299"/>
            </w:sdtPr>
            <w:sdtContent>
              <w:ins w:author="Quyền Linh Pham van" w:id="0" w:date="2026-02-02T14:44:37Z">
                <w:sdt>
                  <w:sdtPr>
                    <w:id w:val="211849393"/>
                    <w:tag w:val="goog_rdk_3300"/>
                  </w:sdtPr>
                  <w:sdtContent>
                    <w:del w:author="Alpharius" w:id="4" w:date="2026-02-03T17:54:28Z"/>
                  </w:sdtContent>
                </w:sdt>
              </w:ins>
              <w:sdt>
                <w:sdtPr>
                  <w:id w:val="-2031956726"/>
                  <w:tag w:val="goog_rdk_33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96457488"/>
        <w:tag w:val="goog_rdk_3306"/>
      </w:sdtPr>
      <w:sdtContent>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38209849"/>
              <w:tag w:val="goog_rdk_3303"/>
            </w:sdtPr>
            <w:sdtContent>
              <w:ins w:author="Quyền Linh Pham van" w:id="0" w:date="2026-02-02T14:44:37Z">
                <w:sdt>
                  <w:sdtPr>
                    <w:id w:val="-819983757"/>
                    <w:tag w:val="goog_rdk_3304"/>
                  </w:sdtPr>
                  <w:sdtContent>
                    <w:del w:author="Alpharius" w:id="4" w:date="2026-02-03T17:54:28Z"/>
                  </w:sdtContent>
                </w:sdt>
              </w:ins>
              <w:sdt>
                <w:sdtPr>
                  <w:id w:val="-933988983"/>
                  <w:tag w:val="goog_rdk_33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856779382"/>
        <w:tag w:val="goog_rdk_3310"/>
      </w:sdtPr>
      <w:sdtContent>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44110041"/>
              <w:tag w:val="goog_rdk_3307"/>
            </w:sdtPr>
            <w:sdtContent>
              <w:ins w:author="Quyền Linh Pham van" w:id="0" w:date="2026-02-02T14:44:37Z">
                <w:sdt>
                  <w:sdtPr>
                    <w:id w:val="-630936249"/>
                    <w:tag w:val="goog_rdk_3308"/>
                  </w:sdtPr>
                  <w:sdtContent>
                    <w:del w:author="Alpharius" w:id="4" w:date="2026-02-03T17:54:28Z"/>
                  </w:sdtContent>
                </w:sdt>
              </w:ins>
              <w:sdt>
                <w:sdtPr>
                  <w:id w:val="-680930504"/>
                  <w:tag w:val="goog_rdk_33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59007912"/>
        <w:tag w:val="goog_rdk_3314"/>
      </w:sdtPr>
      <w:sdtContent>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97098453"/>
              <w:tag w:val="goog_rdk_3311"/>
            </w:sdtPr>
            <w:sdtContent>
              <w:ins w:author="Quyền Linh Pham van" w:id="0" w:date="2026-02-02T14:44:37Z">
                <w:sdt>
                  <w:sdtPr>
                    <w:id w:val="-1972330201"/>
                    <w:tag w:val="goog_rdk_3312"/>
                  </w:sdtPr>
                  <w:sdtContent>
                    <w:del w:author="Alpharius" w:id="4" w:date="2026-02-03T17:54:28Z"/>
                  </w:sdtContent>
                </w:sdt>
              </w:ins>
              <w:sdt>
                <w:sdtPr>
                  <w:id w:val="-1050497053"/>
                  <w:tag w:val="goog_rdk_331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87025155"/>
        <w:tag w:val="goog_rdk_3318"/>
      </w:sdtPr>
      <w:sdtContent>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1704154"/>
              <w:tag w:val="goog_rdk_3315"/>
            </w:sdtPr>
            <w:sdtContent>
              <w:ins w:author="Quyền Linh Pham van" w:id="0" w:date="2026-02-02T14:44:37Z">
                <w:sdt>
                  <w:sdtPr>
                    <w:id w:val="-537270836"/>
                    <w:tag w:val="goog_rdk_3316"/>
                  </w:sdtPr>
                  <w:sdtContent>
                    <w:del w:author="Alpharius" w:id="4" w:date="2026-02-03T17:54:28Z"/>
                  </w:sdtContent>
                </w:sdt>
              </w:ins>
              <w:sdt>
                <w:sdtPr>
                  <w:id w:val="-678147851"/>
                  <w:tag w:val="goog_rdk_331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6652676"/>
        <w:tag w:val="goog_rdk_3322"/>
      </w:sdtPr>
      <w:sdtContent>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30080064"/>
              <w:tag w:val="goog_rdk_3319"/>
            </w:sdtPr>
            <w:sdtContent>
              <w:ins w:author="Quyền Linh Pham van" w:id="0" w:date="2026-02-02T14:44:37Z">
                <w:sdt>
                  <w:sdtPr>
                    <w:id w:val="-177875358"/>
                    <w:tag w:val="goog_rdk_3320"/>
                  </w:sdtPr>
                  <w:sdtContent>
                    <w:del w:author="Alpharius" w:id="4" w:date="2026-02-03T17:54:28Z"/>
                  </w:sdtContent>
                </w:sdt>
              </w:ins>
              <w:sdt>
                <w:sdtPr>
                  <w:id w:val="-165701254"/>
                  <w:tag w:val="goog_rdk_332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2993610"/>
        <w:tag w:val="goog_rdk_3326"/>
      </w:sdtPr>
      <w:sdtContent>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73987485"/>
              <w:tag w:val="goog_rdk_3323"/>
            </w:sdtPr>
            <w:sdtContent>
              <w:ins w:author="Quyền Linh Pham van" w:id="0" w:date="2026-02-02T14:44:37Z">
                <w:sdt>
                  <w:sdtPr>
                    <w:id w:val="-1414222547"/>
                    <w:tag w:val="goog_rdk_3324"/>
                  </w:sdtPr>
                  <w:sdtContent>
                    <w:del w:author="Alpharius" w:id="4" w:date="2026-02-03T17:54:28Z"/>
                  </w:sdtContent>
                </w:sdt>
              </w:ins>
              <w:sdt>
                <w:sdtPr>
                  <w:id w:val="-1270618092"/>
                  <w:tag w:val="goog_rdk_332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15140475"/>
        <w:tag w:val="goog_rdk_3330"/>
      </w:sdtPr>
      <w:sdtContent>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02705021"/>
              <w:tag w:val="goog_rdk_3327"/>
            </w:sdtPr>
            <w:sdtContent>
              <w:ins w:author="Quyền Linh Pham van" w:id="0" w:date="2026-02-02T14:44:37Z">
                <w:sdt>
                  <w:sdtPr>
                    <w:id w:val="-36578518"/>
                    <w:tag w:val="goog_rdk_3328"/>
                  </w:sdtPr>
                  <w:sdtContent>
                    <w:del w:author="Alpharius" w:id="4" w:date="2026-02-03T17:54:28Z"/>
                  </w:sdtContent>
                </w:sdt>
              </w:ins>
              <w:sdt>
                <w:sdtPr>
                  <w:id w:val="-601015242"/>
                  <w:tag w:val="goog_rdk_332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08792984"/>
        <w:tag w:val="goog_rdk_3334"/>
      </w:sdtPr>
      <w:sdtContent>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4531782"/>
              <w:tag w:val="goog_rdk_3331"/>
            </w:sdtPr>
            <w:sdtContent>
              <w:ins w:author="Quyền Linh Pham van" w:id="0" w:date="2026-02-02T14:44:37Z">
                <w:sdt>
                  <w:sdtPr>
                    <w:id w:val="-1536935779"/>
                    <w:tag w:val="goog_rdk_3332"/>
                  </w:sdtPr>
                  <w:sdtContent>
                    <w:del w:author="Alpharius" w:id="4" w:date="2026-02-03T17:54:28Z"/>
                  </w:sdtContent>
                </w:sdt>
              </w:ins>
              <w:sdt>
                <w:sdtPr>
                  <w:id w:val="2110695635"/>
                  <w:tag w:val="goog_rdk_333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35550969"/>
        <w:tag w:val="goog_rdk_3338"/>
      </w:sdtPr>
      <w:sdtContent>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7965872"/>
              <w:tag w:val="goog_rdk_3335"/>
            </w:sdtPr>
            <w:sdtContent>
              <w:ins w:author="Quyền Linh Pham van" w:id="0" w:date="2026-02-02T14:44:37Z">
                <w:sdt>
                  <w:sdtPr>
                    <w:id w:val="856383797"/>
                    <w:tag w:val="goog_rdk_3336"/>
                  </w:sdtPr>
                  <w:sdtContent>
                    <w:del w:author="Alpharius" w:id="4" w:date="2026-02-03T17:54:28Z"/>
                  </w:sdtContent>
                </w:sdt>
              </w:ins>
              <w:sdt>
                <w:sdtPr>
                  <w:id w:val="722771036"/>
                  <w:tag w:val="goog_rdk_333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2750004"/>
        <w:tag w:val="goog_rdk_3342"/>
      </w:sdtPr>
      <w:sdtContent>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71739171"/>
              <w:tag w:val="goog_rdk_3339"/>
            </w:sdtPr>
            <w:sdtContent>
              <w:ins w:author="Quyền Linh Pham van" w:id="0" w:date="2026-02-02T14:44:37Z">
                <w:sdt>
                  <w:sdtPr>
                    <w:id w:val="-231358141"/>
                    <w:tag w:val="goog_rdk_3340"/>
                  </w:sdtPr>
                  <w:sdtContent>
                    <w:del w:author="Alpharius" w:id="4" w:date="2026-02-03T17:54:28Z"/>
                  </w:sdtContent>
                </w:sdt>
              </w:ins>
              <w:sdt>
                <w:sdtPr>
                  <w:id w:val="499358804"/>
                  <w:tag w:val="goog_rdk_334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412586553"/>
        <w:tag w:val="goog_rdk_3346"/>
      </w:sdtPr>
      <w:sdtContent>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40134024"/>
              <w:tag w:val="goog_rdk_3343"/>
            </w:sdtPr>
            <w:sdtContent>
              <w:ins w:author="Quyền Linh Pham van" w:id="0" w:date="2026-02-02T14:44:37Z">
                <w:sdt>
                  <w:sdtPr>
                    <w:id w:val="1386554904"/>
                    <w:tag w:val="goog_rdk_3344"/>
                  </w:sdtPr>
                  <w:sdtContent>
                    <w:del w:author="Alpharius" w:id="4" w:date="2026-02-03T17:54:28Z"/>
                  </w:sdtContent>
                </w:sdt>
              </w:ins>
              <w:sdt>
                <w:sdtPr>
                  <w:id w:val="1324096787"/>
                  <w:tag w:val="goog_rdk_334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167989605"/>
        <w:tag w:val="goog_rdk_3350"/>
      </w:sdtPr>
      <w:sdtContent>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1035603"/>
              <w:tag w:val="goog_rdk_3347"/>
            </w:sdtPr>
            <w:sdtContent>
              <w:ins w:author="Quyền Linh Pham van" w:id="0" w:date="2026-02-02T14:44:37Z">
                <w:sdt>
                  <w:sdtPr>
                    <w:id w:val="-1584539956"/>
                    <w:tag w:val="goog_rdk_3348"/>
                  </w:sdtPr>
                  <w:sdtContent>
                    <w:del w:author="Alpharius" w:id="4" w:date="2026-02-03T17:54:28Z"/>
                  </w:sdtContent>
                </w:sdt>
              </w:ins>
              <w:sdt>
                <w:sdtPr>
                  <w:id w:val="-1354998341"/>
                  <w:tag w:val="goog_rdk_334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935596535"/>
        <w:tag w:val="goog_rdk_3354"/>
      </w:sdtPr>
      <w:sdtContent>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6520753"/>
              <w:tag w:val="goog_rdk_3351"/>
            </w:sdtPr>
            <w:sdtContent>
              <w:ins w:author="Quyền Linh Pham van" w:id="0" w:date="2026-02-02T14:44:37Z">
                <w:sdt>
                  <w:sdtPr>
                    <w:id w:val="1514048220"/>
                    <w:tag w:val="goog_rdk_3352"/>
                  </w:sdtPr>
                  <w:sdtContent>
                    <w:del w:author="Alpharius" w:id="4" w:date="2026-02-03T17:54:28Z"/>
                  </w:sdtContent>
                </w:sdt>
              </w:ins>
              <w:sdt>
                <w:sdtPr>
                  <w:id w:val="1826977675"/>
                  <w:tag w:val="goog_rdk_335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46640361"/>
        <w:tag w:val="goog_rdk_3358"/>
      </w:sdtPr>
      <w:sdtContent>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23860541"/>
              <w:tag w:val="goog_rdk_3355"/>
            </w:sdtPr>
            <w:sdtContent>
              <w:ins w:author="Quyền Linh Pham van" w:id="0" w:date="2026-02-02T14:44:37Z">
                <w:sdt>
                  <w:sdtPr>
                    <w:id w:val="481148726"/>
                    <w:tag w:val="goog_rdk_3356"/>
                  </w:sdtPr>
                  <w:sdtContent>
                    <w:del w:author="Alpharius" w:id="4" w:date="2026-02-03T17:54:28Z"/>
                  </w:sdtContent>
                </w:sdt>
              </w:ins>
              <w:sdt>
                <w:sdtPr>
                  <w:id w:val="1770065009"/>
                  <w:tag w:val="goog_rdk_335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010763624"/>
        <w:tag w:val="goog_rdk_3362"/>
      </w:sdtPr>
      <w:sdtContent>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7486230"/>
              <w:tag w:val="goog_rdk_3359"/>
            </w:sdtPr>
            <w:sdtContent>
              <w:ins w:author="Quyền Linh Pham van" w:id="0" w:date="2026-02-02T14:44:37Z">
                <w:sdt>
                  <w:sdtPr>
                    <w:id w:val="-2090647772"/>
                    <w:tag w:val="goog_rdk_3360"/>
                  </w:sdtPr>
                  <w:sdtContent>
                    <w:del w:author="Alpharius" w:id="4" w:date="2026-02-03T17:54:28Z"/>
                  </w:sdtContent>
                </w:sdt>
              </w:ins>
              <w:sdt>
                <w:sdtPr>
                  <w:id w:val="-22462945"/>
                  <w:tag w:val="goog_rdk_336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21516687"/>
        <w:tag w:val="goog_rdk_3366"/>
      </w:sdtPr>
      <w:sdtContent>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235174"/>
              <w:tag w:val="goog_rdk_3363"/>
            </w:sdtPr>
            <w:sdtContent>
              <w:ins w:author="Quyền Linh Pham van" w:id="0" w:date="2026-02-02T14:44:37Z">
                <w:sdt>
                  <w:sdtPr>
                    <w:id w:val="792389899"/>
                    <w:tag w:val="goog_rdk_3364"/>
                  </w:sdtPr>
                  <w:sdtContent>
                    <w:del w:author="Alpharius" w:id="4" w:date="2026-02-03T17:54:28Z"/>
                  </w:sdtContent>
                </w:sdt>
              </w:ins>
              <w:sdt>
                <w:sdtPr>
                  <w:id w:val="-318448588"/>
                  <w:tag w:val="goog_rdk_336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353380503"/>
        <w:tag w:val="goog_rdk_3370"/>
      </w:sdtPr>
      <w:sdtContent>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66677019"/>
              <w:tag w:val="goog_rdk_3367"/>
            </w:sdtPr>
            <w:sdtContent>
              <w:ins w:author="Quyền Linh Pham van" w:id="0" w:date="2026-02-02T14:44:37Z">
                <w:sdt>
                  <w:sdtPr>
                    <w:id w:val="-793773655"/>
                    <w:tag w:val="goog_rdk_3368"/>
                  </w:sdtPr>
                  <w:sdtContent>
                    <w:del w:author="Alpharius" w:id="4" w:date="2026-02-03T17:54:28Z"/>
                  </w:sdtContent>
                </w:sdt>
              </w:ins>
              <w:sdt>
                <w:sdtPr>
                  <w:id w:val="-1247415171"/>
                  <w:tag w:val="goog_rdk_336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633292826"/>
        <w:tag w:val="goog_rdk_3374"/>
      </w:sdtPr>
      <w:sdtContent>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12676696"/>
              <w:tag w:val="goog_rdk_3371"/>
            </w:sdtPr>
            <w:sdtContent>
              <w:ins w:author="Quyền Linh Pham van" w:id="0" w:date="2026-02-02T14:44:37Z">
                <w:sdt>
                  <w:sdtPr>
                    <w:id w:val="1962831234"/>
                    <w:tag w:val="goog_rdk_3372"/>
                  </w:sdtPr>
                  <w:sdtContent>
                    <w:del w:author="Alpharius" w:id="4" w:date="2026-02-03T17:54:28Z"/>
                  </w:sdtContent>
                </w:sdt>
              </w:ins>
              <w:sdt>
                <w:sdtPr>
                  <w:id w:val="-1157549787"/>
                  <w:tag w:val="goog_rdk_337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216146675"/>
        <w:tag w:val="goog_rdk_3378"/>
      </w:sdtPr>
      <w:sdtContent>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65994202"/>
              <w:tag w:val="goog_rdk_3375"/>
            </w:sdtPr>
            <w:sdtContent>
              <w:ins w:author="Quyền Linh Pham van" w:id="0" w:date="2026-02-02T14:44:37Z">
                <w:sdt>
                  <w:sdtPr>
                    <w:id w:val="766657054"/>
                    <w:tag w:val="goog_rdk_3376"/>
                  </w:sdtPr>
                  <w:sdtContent>
                    <w:del w:author="Alpharius" w:id="4" w:date="2026-02-03T17:54:28Z"/>
                  </w:sdtContent>
                </w:sdt>
              </w:ins>
              <w:sdt>
                <w:sdtPr>
                  <w:id w:val="-608652617"/>
                  <w:tag w:val="goog_rdk_337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710439209"/>
        <w:tag w:val="goog_rdk_3382"/>
      </w:sdtPr>
      <w:sdtContent>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89622635"/>
              <w:tag w:val="goog_rdk_3379"/>
            </w:sdtPr>
            <w:sdtContent>
              <w:ins w:author="Quyền Linh Pham van" w:id="0" w:date="2026-02-02T14:44:37Z">
                <w:sdt>
                  <w:sdtPr>
                    <w:id w:val="1534239105"/>
                    <w:tag w:val="goog_rdk_3380"/>
                  </w:sdtPr>
                  <w:sdtContent>
                    <w:del w:author="Alpharius" w:id="4" w:date="2026-02-03T17:54:28Z"/>
                  </w:sdtContent>
                </w:sdt>
              </w:ins>
              <w:sdt>
                <w:sdtPr>
                  <w:id w:val="-264942271"/>
                  <w:tag w:val="goog_rdk_338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62690282"/>
        <w:tag w:val="goog_rdk_3386"/>
      </w:sdtPr>
      <w:sdtContent>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1766599"/>
              <w:tag w:val="goog_rdk_3383"/>
            </w:sdtPr>
            <w:sdtContent>
              <w:ins w:author="Quyền Linh Pham van" w:id="0" w:date="2026-02-02T14:44:37Z">
                <w:sdt>
                  <w:sdtPr>
                    <w:id w:val="-1791407539"/>
                    <w:tag w:val="goog_rdk_3384"/>
                  </w:sdtPr>
                  <w:sdtContent>
                    <w:del w:author="Alpharius" w:id="4" w:date="2026-02-03T17:54:28Z"/>
                  </w:sdtContent>
                </w:sdt>
              </w:ins>
              <w:sdt>
                <w:sdtPr>
                  <w:id w:val="-1026204604"/>
                  <w:tag w:val="goog_rdk_338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872814312"/>
        <w:tag w:val="goog_rdk_3390"/>
      </w:sdtPr>
      <w:sdtContent>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8984052"/>
              <w:tag w:val="goog_rdk_3387"/>
            </w:sdtPr>
            <w:sdtContent>
              <w:ins w:author="Quyền Linh Pham van" w:id="0" w:date="2026-02-02T14:44:37Z">
                <w:sdt>
                  <w:sdtPr>
                    <w:id w:val="-1141590301"/>
                    <w:tag w:val="goog_rdk_3388"/>
                  </w:sdtPr>
                  <w:sdtContent>
                    <w:del w:author="Alpharius" w:id="4" w:date="2026-02-03T17:54:28Z"/>
                  </w:sdtContent>
                </w:sdt>
              </w:ins>
              <w:sdt>
                <w:sdtPr>
                  <w:id w:val="59805520"/>
                  <w:tag w:val="goog_rdk_338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539782783"/>
        <w:tag w:val="goog_rdk_3394"/>
      </w:sdtPr>
      <w:sdtContent>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12099013"/>
              <w:tag w:val="goog_rdk_3391"/>
            </w:sdtPr>
            <w:sdtContent>
              <w:ins w:author="Quyền Linh Pham van" w:id="0" w:date="2026-02-02T14:44:37Z">
                <w:sdt>
                  <w:sdtPr>
                    <w:id w:val="1007540337"/>
                    <w:tag w:val="goog_rdk_3392"/>
                  </w:sdtPr>
                  <w:sdtContent>
                    <w:del w:author="Alpharius" w:id="4" w:date="2026-02-03T17:54:28Z"/>
                  </w:sdtContent>
                </w:sdt>
              </w:ins>
              <w:sdt>
                <w:sdtPr>
                  <w:id w:val="160720355"/>
                  <w:tag w:val="goog_rdk_3393"/>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259243613"/>
        <w:tag w:val="goog_rdk_3398"/>
      </w:sdtPr>
      <w:sdtContent>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9638546"/>
              <w:tag w:val="goog_rdk_3395"/>
            </w:sdtPr>
            <w:sdtContent>
              <w:ins w:author="Quyền Linh Pham van" w:id="0" w:date="2026-02-02T14:44:37Z">
                <w:sdt>
                  <w:sdtPr>
                    <w:id w:val="-1968149138"/>
                    <w:tag w:val="goog_rdk_3396"/>
                  </w:sdtPr>
                  <w:sdtContent>
                    <w:del w:author="Alpharius" w:id="4" w:date="2026-02-03T17:54:28Z"/>
                  </w:sdtContent>
                </w:sdt>
              </w:ins>
              <w:sdt>
                <w:sdtPr>
                  <w:id w:val="1238187660"/>
                  <w:tag w:val="goog_rdk_3397"/>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512409353"/>
        <w:tag w:val="goog_rdk_3402"/>
      </w:sdtPr>
      <w:sdtContent>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39991471"/>
              <w:tag w:val="goog_rdk_3399"/>
            </w:sdtPr>
            <w:sdtContent>
              <w:ins w:author="Quyền Linh Pham van" w:id="0" w:date="2026-02-02T14:44:37Z">
                <w:sdt>
                  <w:sdtPr>
                    <w:id w:val="1615282105"/>
                    <w:tag w:val="goog_rdk_3400"/>
                  </w:sdtPr>
                  <w:sdtContent>
                    <w:del w:author="Alpharius" w:id="4" w:date="2026-02-03T17:54:28Z"/>
                  </w:sdtContent>
                </w:sdt>
              </w:ins>
              <w:sdt>
                <w:sdtPr>
                  <w:id w:val="-2033440417"/>
                  <w:tag w:val="goog_rdk_3401"/>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930474342"/>
        <w:tag w:val="goog_rdk_3406"/>
      </w:sdtPr>
      <w:sdtContent>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35204121"/>
              <w:tag w:val="goog_rdk_3403"/>
            </w:sdtPr>
            <w:sdtContent>
              <w:ins w:author="Quyền Linh Pham van" w:id="0" w:date="2026-02-02T14:44:37Z">
                <w:sdt>
                  <w:sdtPr>
                    <w:id w:val="614192714"/>
                    <w:tag w:val="goog_rdk_3404"/>
                  </w:sdtPr>
                  <w:sdtContent>
                    <w:del w:author="Alpharius" w:id="4" w:date="2026-02-03T17:54:28Z"/>
                  </w:sdtContent>
                </w:sdt>
              </w:ins>
              <w:sdt>
                <w:sdtPr>
                  <w:id w:val="1463937240"/>
                  <w:tag w:val="goog_rdk_3405"/>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385967869"/>
        <w:tag w:val="goog_rdk_3410"/>
      </w:sdtPr>
      <w:sdtContent>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del w:author="Alpharius" w:id="4" w:date="2026-02-03T17:54:28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2934586"/>
              <w:tag w:val="goog_rdk_3407"/>
            </w:sdtPr>
            <w:sdtContent>
              <w:ins w:author="Quyền Linh Pham van" w:id="0" w:date="2026-02-02T14:44:37Z">
                <w:sdt>
                  <w:sdtPr>
                    <w:id w:val="397634107"/>
                    <w:tag w:val="goog_rdk_3408"/>
                  </w:sdtPr>
                  <w:sdtContent>
                    <w:del w:author="Alpharius" w:id="4" w:date="2026-02-03T17:54:28Z"/>
                  </w:sdtContent>
                </w:sdt>
              </w:ins>
              <w:sdt>
                <w:sdtPr>
                  <w:id w:val="-1835283364"/>
                  <w:tag w:val="goog_rdk_3409"/>
                </w:sdtPr>
                <w:sdtContent>
                  <w:ins w:author="Quyền Linh Pham van" w:id="0" w:date="2026-02-02T14:44:37Z">
                    <w:del w:author="Alpharius" w:id="4" w:date="2026-02-03T17:54:28Z">
                      <w:r w:rsidDel="00000000" w:rsidR="00000000" w:rsidRPr="00000000">
                        <w:rPr>
                          <w:rtl w:val="0"/>
                        </w:rPr>
                      </w:r>
                    </w:del>
                  </w:ins>
                </w:sdtContent>
              </w:sdt>
              <w:ins w:author="Quyền Linh Pham van" w:id="0" w:date="2026-02-02T14:44:37Z">
                <w:del w:author="Alpharius" w:id="4" w:date="2026-02-03T17:54:28Z"/>
              </w:ins>
            </w:sdtContent>
          </w:sdt>
        </w:p>
      </w:sdtContent>
    </w:sdt>
    <w:sdt>
      <w:sdtPr>
        <w:id w:val="-175552980"/>
        <w:tag w:val="goog_rdk_3413"/>
      </w:sdtPr>
      <w:sdtContent>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66759844"/>
              <w:tag w:val="goog_rdk_3411"/>
            </w:sdtPr>
            <w:sdtContent>
              <w:ins w:author="Quyền Linh Pham van" w:id="0" w:date="2026-02-02T14:44:37Z"/>
              <w:sdt>
                <w:sdtPr>
                  <w:id w:val="1830364038"/>
                  <w:tag w:val="goog_rdk_3412"/>
                </w:sdtPr>
                <w:sdtContent>
                  <w:ins w:author="Quyền Linh Pham van" w:id="0" w:date="2026-02-02T14:44:37Z">
                    <w:r w:rsidDel="00000000" w:rsidR="00000000" w:rsidRPr="00000000">
                      <w:rPr>
                        <w:rtl w:val="0"/>
                      </w:rPr>
                    </w:r>
                  </w:ins>
                </w:sdtContent>
              </w:sdt>
              <w:ins w:author="Quyền Linh Pham van" w:id="0" w:date="2026-02-02T14:44:37Z"/>
            </w:sdtContent>
          </w:sdt>
        </w:p>
      </w:sdtContent>
    </w:sdt>
    <w:sdt>
      <w:sdtPr>
        <w:id w:val="1242034820"/>
        <w:tag w:val="goog_rdk_3416"/>
      </w:sdtPr>
      <w:sdtContent>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3191390"/>
              <w:tag w:val="goog_rdk_3414"/>
            </w:sdtPr>
            <w:sdtContent>
              <w:ins w:author="Quyền Linh Pham van" w:id="0" w:date="2026-02-02T14:44:37Z"/>
              <w:sdt>
                <w:sdtPr>
                  <w:id w:val="-1913553512"/>
                  <w:tag w:val="goog_rdk_3415"/>
                </w:sdtPr>
                <w:sdtContent>
                  <w:ins w:author="Quyền Linh Pham van" w:id="0" w:date="2026-02-02T14:44:37Z">
                    <w:r w:rsidDel="00000000" w:rsidR="00000000" w:rsidRPr="00000000">
                      <w:rPr>
                        <w:rtl w:val="0"/>
                      </w:rPr>
                    </w:r>
                  </w:ins>
                </w:sdtContent>
              </w:sdt>
              <w:ins w:author="Quyền Linh Pham van" w:id="0" w:date="2026-02-02T14:44:37Z"/>
            </w:sdtContent>
          </w:sdt>
        </w:p>
      </w:sdtContent>
    </w:sdt>
    <w:sdt>
      <w:sdtPr>
        <w:id w:val="1305048683"/>
        <w:tag w:val="goog_rdk_3419"/>
      </w:sdtPr>
      <w:sdtContent>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0" w:before="0" w:line="240" w:lineRule="auto"/>
            <w:ind w:left="0" w:hanging="3"/>
            <w:jc w:val="center"/>
            <w:rPr>
              <w:ins w:author="Quyền Linh Pham van" w:id="0" w:date="2026-02-02T14:44:37Z"/>
              <w:smallCaps w:val="1"/>
              <w:sz w:val="30"/>
              <w:szCs w:val="30"/>
              <w:rPrChange w:author="Quyền Linh Pham van" w:id="5" w:date="2026-02-02T14:44:37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29380769"/>
              <w:tag w:val="goog_rdk_3417"/>
            </w:sdtPr>
            <w:sdtContent>
              <w:ins w:author="Quyền Linh Pham van" w:id="0" w:date="2026-02-02T14:44:37Z"/>
              <w:sdt>
                <w:sdtPr>
                  <w:id w:val="99145219"/>
                  <w:tag w:val="goog_rdk_3418"/>
                </w:sdtPr>
                <w:sdtContent>
                  <w:ins w:author="Quyền Linh Pham van" w:id="0" w:date="2026-02-02T14:44:37Z">
                    <w:r w:rsidDel="00000000" w:rsidR="00000000" w:rsidRPr="00000000">
                      <w:rPr>
                        <w:rtl w:val="0"/>
                      </w:rPr>
                    </w:r>
                  </w:ins>
                </w:sdtContent>
              </w:sdt>
              <w:ins w:author="Quyền Linh Pham van" w:id="0" w:date="2026-02-02T14:44:37Z"/>
            </w:sdtContent>
          </w:sdt>
        </w:p>
      </w:sdtContent>
    </w:sdt>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before="0" w:line="240" w:lineRule="auto"/>
        <w:ind w:left="0" w:hanging="3"/>
        <w:jc w:val="center"/>
        <w:rPr>
          <w:color w:val="000000"/>
          <w:sz w:val="30"/>
          <w:szCs w:val="30"/>
        </w:rPr>
      </w:pPr>
      <w:r w:rsidDel="00000000" w:rsidR="00000000" w:rsidRPr="00000000">
        <w:rPr>
          <w:smallCaps w:val="1"/>
          <w:color w:val="000000"/>
          <w:sz w:val="30"/>
          <w:szCs w:val="30"/>
          <w:rtl w:val="0"/>
        </w:rPr>
        <w:t xml:space="preserve">TRƯỜNG ĐẠI HỌC TÀI CHÍNH NGÂN HÀNG HÀ NỘI</w:t>
      </w:r>
      <w:r w:rsidDel="00000000" w:rsidR="00000000" w:rsidRPr="00000000">
        <w:rPr>
          <w:rtl w:val="0"/>
        </w:rPr>
      </w:r>
    </w:p>
    <w:p w:rsidR="00000000" w:rsidDel="00000000" w:rsidP="00000000" w:rsidRDefault="00000000" w:rsidRPr="00000000" w14:paraId="00000359">
      <w:pPr>
        <w:ind w:left="0" w:hanging="3"/>
        <w:jc w:val="center"/>
        <w:rPr>
          <w:sz w:val="40"/>
          <w:szCs w:val="40"/>
        </w:rPr>
      </w:pPr>
      <w:r w:rsidDel="00000000" w:rsidR="00000000" w:rsidRPr="00000000">
        <w:rPr>
          <w:b w:val="1"/>
          <w:bCs w:val="1"/>
          <w:smallCaps w:val="1"/>
          <w:sz w:val="32"/>
          <w:szCs w:val="32"/>
          <w:rtl w:val="0"/>
        </w:rPr>
        <w:t xml:space="preserve">VIỆN CÔNG NGHỆ THÔNG TIN</w:t>
      </w:r>
      <w:r w:rsidDel="00000000" w:rsidR="00000000" w:rsidRPr="00000000">
        <w:rPr>
          <w:rtl w:val="0"/>
        </w:rPr>
      </w:r>
    </w:p>
    <w:p w:rsidR="00000000" w:rsidDel="00000000" w:rsidP="00000000" w:rsidRDefault="00000000" w:rsidRPr="00000000" w14:paraId="0000035A">
      <w:pPr>
        <w:ind w:left="0" w:hanging="3"/>
        <w:jc w:val="center"/>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1951038</wp:posOffset>
                </wp:positionH>
                <wp:positionV relativeFrom="paragraph">
                  <wp:posOffset>20638</wp:posOffset>
                </wp:positionV>
                <wp:extent cx="2190750" cy="22225"/>
                <wp:effectExtent b="0" l="0" r="0" t="0"/>
                <wp:wrapNone/>
                <wp:docPr id="2" name=""/>
                <a:graphic>
                  <a:graphicData uri="http://schemas.microsoft.com/office/word/2010/wordprocessingShape">
                    <wps:wsp>
                      <wps:cNvCnPr/>
                      <wps:spPr>
                        <a:xfrm>
                          <a:off x="4255388" y="3780000"/>
                          <a:ext cx="2181225" cy="0"/>
                        </a:xfrm>
                        <a:prstGeom prst="straightConnector1">
                          <a:avLst/>
                        </a:prstGeom>
                        <a:noFill/>
                        <a:ln cap="flat" cmpd="sng" w="9525">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1951038</wp:posOffset>
                </wp:positionH>
                <wp:positionV relativeFrom="paragraph">
                  <wp:posOffset>20638</wp:posOffset>
                </wp:positionV>
                <wp:extent cx="2190750" cy="22225"/>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190750" cy="22225"/>
                        </a:xfrm>
                        <a:prstGeom prst="rect"/>
                        <a:ln/>
                      </pic:spPr>
                    </pic:pic>
                  </a:graphicData>
                </a:graphic>
              </wp:anchor>
            </w:drawing>
          </mc:Fallback>
        </mc:AlternateContent>
      </w:r>
    </w:p>
    <w:p w:rsidR="00000000" w:rsidDel="00000000" w:rsidP="00000000" w:rsidRDefault="00000000" w:rsidRPr="00000000" w14:paraId="0000035B">
      <w:pPr>
        <w:ind w:left="0" w:hanging="3"/>
        <w:jc w:val="center"/>
        <w:rPr>
          <w:sz w:val="28"/>
          <w:szCs w:val="28"/>
        </w:rPr>
      </w:pPr>
      <w:r w:rsidDel="00000000" w:rsidR="00000000" w:rsidRPr="00000000">
        <w:rPr>
          <w:rtl w:val="0"/>
        </w:rPr>
      </w:r>
    </w:p>
    <w:p w:rsidR="00000000" w:rsidDel="00000000" w:rsidP="00000000" w:rsidRDefault="00000000" w:rsidRPr="00000000" w14:paraId="0000035C">
      <w:pPr>
        <w:ind w:left="0" w:hanging="3"/>
        <w:jc w:val="center"/>
        <w:rPr>
          <w:sz w:val="28"/>
          <w:szCs w:val="28"/>
        </w:rPr>
      </w:pPr>
      <w:r w:rsidDel="00000000" w:rsidR="00000000" w:rsidRPr="00000000">
        <w:rPr>
          <w:rtl w:val="0"/>
        </w:rPr>
      </w:r>
    </w:p>
    <w:p w:rsidR="00000000" w:rsidDel="00000000" w:rsidP="00000000" w:rsidRDefault="00000000" w:rsidRPr="00000000" w14:paraId="0000035D">
      <w:pPr>
        <w:ind w:left="0" w:hanging="3"/>
        <w:jc w:val="center"/>
        <w:rPr>
          <w:sz w:val="28"/>
          <w:szCs w:val="28"/>
        </w:rPr>
      </w:pPr>
      <w:r w:rsidDel="00000000" w:rsidR="00000000" w:rsidRPr="00000000">
        <w:rPr>
          <w:rtl w:val="0"/>
        </w:rPr>
      </w:r>
    </w:p>
    <w:p w:rsidR="00000000" w:rsidDel="00000000" w:rsidP="00000000" w:rsidRDefault="00000000" w:rsidRPr="00000000" w14:paraId="0000035E">
      <w:pPr>
        <w:ind w:left="0" w:hanging="3"/>
        <w:jc w:val="center"/>
        <w:rPr>
          <w:sz w:val="28"/>
          <w:szCs w:val="28"/>
        </w:rPr>
      </w:pPr>
      <w:r w:rsidDel="00000000" w:rsidR="00000000" w:rsidRPr="00000000">
        <w:rPr>
          <w:rtl w:val="0"/>
        </w:rPr>
      </w:r>
    </w:p>
    <w:p w:rsidR="00000000" w:rsidDel="00000000" w:rsidP="00000000" w:rsidRDefault="00000000" w:rsidRPr="00000000" w14:paraId="0000035F">
      <w:pPr>
        <w:ind w:left="0" w:hanging="3"/>
        <w:jc w:val="center"/>
        <w:rPr>
          <w:sz w:val="28"/>
          <w:szCs w:val="28"/>
        </w:rPr>
      </w:pPr>
      <w:r w:rsidDel="00000000" w:rsidR="00000000" w:rsidRPr="00000000">
        <w:rPr>
          <w:rtl w:val="0"/>
        </w:rPr>
      </w:r>
    </w:p>
    <w:p w:rsidR="00000000" w:rsidDel="00000000" w:rsidP="00000000" w:rsidRDefault="00000000" w:rsidRPr="00000000" w14:paraId="00000360">
      <w:pPr>
        <w:ind w:left="0" w:hanging="3"/>
        <w:jc w:val="center"/>
        <w:rPr>
          <w:sz w:val="40"/>
          <w:szCs w:val="40"/>
        </w:rPr>
      </w:pPr>
      <w:r w:rsidDel="00000000" w:rsidR="00000000" w:rsidRPr="00000000">
        <w:rPr>
          <w:b w:val="1"/>
          <w:bCs w:val="1"/>
          <w:sz w:val="32"/>
          <w:szCs w:val="32"/>
          <w:rtl w:val="0"/>
        </w:rPr>
        <w:t xml:space="preserve">BÁO CÁO THỰC TẬP TỐT NGHIỆP</w:t>
      </w:r>
      <w:r w:rsidDel="00000000" w:rsidR="00000000" w:rsidRPr="00000000">
        <w:rPr>
          <w:rtl w:val="0"/>
        </w:rPr>
      </w:r>
    </w:p>
    <w:p w:rsidR="00000000" w:rsidDel="00000000" w:rsidP="00000000" w:rsidRDefault="00000000" w:rsidRPr="00000000" w14:paraId="00000361">
      <w:pPr>
        <w:ind w:left="0" w:hanging="3"/>
        <w:jc w:val="center"/>
        <w:rPr>
          <w:sz w:val="28"/>
          <w:szCs w:val="28"/>
        </w:rPr>
      </w:pPr>
      <w:r w:rsidDel="00000000" w:rsidR="00000000" w:rsidRPr="00000000">
        <w:rPr>
          <w:rtl w:val="0"/>
        </w:rPr>
      </w:r>
    </w:p>
    <w:p w:rsidR="00000000" w:rsidDel="00000000" w:rsidP="00000000" w:rsidRDefault="00000000" w:rsidRPr="00000000" w14:paraId="00000362">
      <w:pPr>
        <w:ind w:left="0" w:hanging="3"/>
        <w:jc w:val="center"/>
        <w:rPr>
          <w:sz w:val="28"/>
          <w:szCs w:val="28"/>
        </w:rPr>
      </w:pPr>
      <w:r w:rsidDel="00000000" w:rsidR="00000000" w:rsidRPr="00000000">
        <w:rPr>
          <w:rtl w:val="0"/>
        </w:rPr>
      </w:r>
    </w:p>
    <w:p w:rsidR="00000000" w:rsidDel="00000000" w:rsidP="00000000" w:rsidRDefault="00000000" w:rsidRPr="00000000" w14:paraId="00000363">
      <w:pPr>
        <w:ind w:left="0" w:hanging="3"/>
        <w:jc w:val="center"/>
        <w:rPr>
          <w:sz w:val="28"/>
          <w:szCs w:val="28"/>
        </w:rPr>
      </w:pPr>
      <w:r w:rsidDel="00000000" w:rsidR="00000000" w:rsidRPr="00000000">
        <w:rPr>
          <w:rtl w:val="0"/>
        </w:rPr>
      </w:r>
    </w:p>
    <w:p w:rsidR="00000000" w:rsidDel="00000000" w:rsidP="00000000" w:rsidRDefault="00000000" w:rsidRPr="00000000" w14:paraId="00000364">
      <w:pPr>
        <w:ind w:left="0" w:hanging="3"/>
        <w:jc w:val="center"/>
        <w:rPr>
          <w:sz w:val="28"/>
          <w:szCs w:val="28"/>
        </w:rPr>
      </w:pPr>
      <w:r w:rsidDel="00000000" w:rsidR="00000000" w:rsidRPr="00000000">
        <w:rPr>
          <w:rtl w:val="0"/>
        </w:rPr>
      </w:r>
    </w:p>
    <w:p w:rsidR="00000000" w:rsidDel="00000000" w:rsidP="00000000" w:rsidRDefault="00000000" w:rsidRPr="00000000" w14:paraId="00000365">
      <w:pPr>
        <w:ind w:left="0" w:hanging="3"/>
        <w:jc w:val="center"/>
        <w:rPr>
          <w:sz w:val="28"/>
          <w:szCs w:val="28"/>
        </w:rPr>
      </w:pPr>
      <w:r w:rsidDel="00000000" w:rsidR="00000000" w:rsidRPr="00000000">
        <w:rPr>
          <w:rtl w:val="0"/>
        </w:rPr>
      </w:r>
    </w:p>
    <w:p w:rsidR="00000000" w:rsidDel="00000000" w:rsidP="00000000" w:rsidRDefault="00000000" w:rsidRPr="00000000" w14:paraId="00000366">
      <w:pPr>
        <w:ind w:left="0" w:hanging="3"/>
        <w:jc w:val="center"/>
        <w:rPr>
          <w:sz w:val="28"/>
          <w:szCs w:val="28"/>
        </w:rPr>
      </w:pPr>
      <w:r w:rsidDel="00000000" w:rsidR="00000000" w:rsidRPr="00000000">
        <w:rPr>
          <w:rtl w:val="0"/>
        </w:rPr>
      </w:r>
    </w:p>
    <w:p w:rsidR="00000000" w:rsidDel="00000000" w:rsidP="00000000" w:rsidRDefault="00000000" w:rsidRPr="00000000" w14:paraId="00000367">
      <w:pPr>
        <w:ind w:left="0" w:hanging="3"/>
        <w:jc w:val="center"/>
        <w:rPr>
          <w:sz w:val="28"/>
          <w:szCs w:val="28"/>
        </w:rPr>
      </w:pPr>
      <w:r w:rsidDel="00000000" w:rsidR="00000000" w:rsidRPr="00000000">
        <w:rPr>
          <w:rtl w:val="0"/>
        </w:rPr>
      </w:r>
    </w:p>
    <w:p w:rsidR="00000000" w:rsidDel="00000000" w:rsidP="00000000" w:rsidRDefault="00000000" w:rsidRPr="00000000" w14:paraId="00000368">
      <w:pPr>
        <w:ind w:left="0" w:hanging="3"/>
        <w:jc w:val="center"/>
        <w:rPr>
          <w:sz w:val="28"/>
          <w:szCs w:val="28"/>
        </w:rPr>
      </w:pPr>
      <w:r w:rsidDel="00000000" w:rsidR="00000000" w:rsidRPr="00000000">
        <w:rPr>
          <w:sz w:val="28"/>
          <w:szCs w:val="28"/>
          <w:rtl w:val="0"/>
        </w:rPr>
        <w:t xml:space="preserve">Tên sinh viên:………………………..</w:t>
      </w:r>
    </w:p>
    <w:p w:rsidR="00000000" w:rsidDel="00000000" w:rsidP="00000000" w:rsidRDefault="00000000" w:rsidRPr="00000000" w14:paraId="00000369">
      <w:pPr>
        <w:ind w:left="0" w:hanging="3"/>
        <w:jc w:val="center"/>
        <w:rPr>
          <w:sz w:val="28"/>
          <w:szCs w:val="28"/>
        </w:rPr>
      </w:pPr>
      <w:r w:rsidDel="00000000" w:rsidR="00000000" w:rsidRPr="00000000">
        <w:rPr>
          <w:sz w:val="28"/>
          <w:szCs w:val="28"/>
          <w:rtl w:val="0"/>
        </w:rPr>
        <w:t xml:space="preserve"> Mã sinh viên:…………………………</w:t>
      </w:r>
    </w:p>
    <w:p w:rsidR="00000000" w:rsidDel="00000000" w:rsidP="00000000" w:rsidRDefault="00000000" w:rsidRPr="00000000" w14:paraId="0000036A">
      <w:pPr>
        <w:ind w:left="0" w:hanging="3"/>
        <w:jc w:val="center"/>
        <w:rPr>
          <w:sz w:val="28"/>
          <w:szCs w:val="28"/>
        </w:rPr>
      </w:pPr>
      <w:r w:rsidDel="00000000" w:rsidR="00000000" w:rsidRPr="00000000">
        <w:rPr>
          <w:sz w:val="28"/>
          <w:szCs w:val="28"/>
          <w:rtl w:val="0"/>
        </w:rPr>
        <w:t xml:space="preserve">   Lớp:……………………………………</w:t>
      </w:r>
    </w:p>
    <w:p w:rsidR="00000000" w:rsidDel="00000000" w:rsidP="00000000" w:rsidRDefault="00000000" w:rsidRPr="00000000" w14:paraId="0000036B">
      <w:pPr>
        <w:ind w:left="0" w:hanging="3"/>
        <w:jc w:val="center"/>
        <w:rPr>
          <w:sz w:val="28"/>
          <w:szCs w:val="28"/>
        </w:rPr>
      </w:pPr>
      <w:r w:rsidDel="00000000" w:rsidR="00000000" w:rsidRPr="00000000">
        <w:rPr>
          <w:rtl w:val="0"/>
        </w:rPr>
      </w:r>
    </w:p>
    <w:p w:rsidR="00000000" w:rsidDel="00000000" w:rsidP="00000000" w:rsidRDefault="00000000" w:rsidRPr="00000000" w14:paraId="0000036C">
      <w:pPr>
        <w:ind w:left="0" w:hanging="3"/>
        <w:jc w:val="center"/>
        <w:rPr>
          <w:sz w:val="28"/>
          <w:szCs w:val="28"/>
        </w:rPr>
      </w:pPr>
      <w:r w:rsidDel="00000000" w:rsidR="00000000" w:rsidRPr="00000000">
        <w:rPr>
          <w:rtl w:val="0"/>
        </w:rPr>
      </w:r>
    </w:p>
    <w:p w:rsidR="00000000" w:rsidDel="00000000" w:rsidP="00000000" w:rsidRDefault="00000000" w:rsidRPr="00000000" w14:paraId="0000036D">
      <w:pPr>
        <w:ind w:left="0" w:hanging="3"/>
        <w:jc w:val="center"/>
        <w:rPr>
          <w:sz w:val="28"/>
          <w:szCs w:val="28"/>
        </w:rPr>
      </w:pPr>
      <w:r w:rsidDel="00000000" w:rsidR="00000000" w:rsidRPr="00000000">
        <w:rPr>
          <w:rtl w:val="0"/>
        </w:rPr>
      </w:r>
    </w:p>
    <w:p w:rsidR="00000000" w:rsidDel="00000000" w:rsidP="00000000" w:rsidRDefault="00000000" w:rsidRPr="00000000" w14:paraId="0000036E">
      <w:pPr>
        <w:ind w:left="0" w:hanging="3"/>
        <w:jc w:val="center"/>
        <w:rPr>
          <w:sz w:val="28"/>
          <w:szCs w:val="28"/>
        </w:rPr>
      </w:pPr>
      <w:r w:rsidDel="00000000" w:rsidR="00000000" w:rsidRPr="00000000">
        <w:rPr>
          <w:rtl w:val="0"/>
        </w:rPr>
      </w:r>
    </w:p>
    <w:p w:rsidR="00000000" w:rsidDel="00000000" w:rsidP="00000000" w:rsidRDefault="00000000" w:rsidRPr="00000000" w14:paraId="0000036F">
      <w:pPr>
        <w:ind w:left="0" w:hanging="3"/>
        <w:jc w:val="center"/>
        <w:rPr>
          <w:sz w:val="28"/>
          <w:szCs w:val="28"/>
        </w:rPr>
      </w:pPr>
      <w:r w:rsidDel="00000000" w:rsidR="00000000" w:rsidRPr="00000000">
        <w:rPr>
          <w:rtl w:val="0"/>
        </w:rPr>
      </w:r>
    </w:p>
    <w:p w:rsidR="00000000" w:rsidDel="00000000" w:rsidP="00000000" w:rsidRDefault="00000000" w:rsidRPr="00000000" w14:paraId="00000370">
      <w:pPr>
        <w:ind w:left="0" w:hanging="3"/>
        <w:jc w:val="center"/>
        <w:rPr>
          <w:sz w:val="28"/>
          <w:szCs w:val="28"/>
        </w:rPr>
      </w:pPr>
      <w:r w:rsidDel="00000000" w:rsidR="00000000" w:rsidRPr="00000000">
        <w:rPr>
          <w:rtl w:val="0"/>
        </w:rPr>
      </w:r>
    </w:p>
    <w:p w:rsidR="00000000" w:rsidDel="00000000" w:rsidP="00000000" w:rsidRDefault="00000000" w:rsidRPr="00000000" w14:paraId="00000371">
      <w:pPr>
        <w:ind w:left="0" w:hanging="3"/>
        <w:jc w:val="center"/>
        <w:rPr>
          <w:sz w:val="28"/>
          <w:szCs w:val="28"/>
        </w:rPr>
      </w:pPr>
      <w:r w:rsidDel="00000000" w:rsidR="00000000" w:rsidRPr="00000000">
        <w:rPr>
          <w:b w:val="1"/>
          <w:bCs w:val="1"/>
          <w:sz w:val="28"/>
          <w:szCs w:val="28"/>
          <w:rtl w:val="0"/>
        </w:rPr>
        <w:t xml:space="preserve">HÀ NỘI, Tháng       năm 2025</w:t>
      </w:r>
      <w:r w:rsidDel="00000000" w:rsidR="00000000" w:rsidRPr="00000000">
        <w:rPr>
          <w:rtl w:val="0"/>
        </w:rPr>
      </w:r>
    </w:p>
    <w:p w:rsidR="00000000" w:rsidDel="00000000" w:rsidP="00000000" w:rsidRDefault="00000000" w:rsidRPr="00000000" w14:paraId="00000372">
      <w:pPr>
        <w:ind w:left="0" w:hanging="3"/>
        <w:jc w:val="center"/>
        <w:rPr>
          <w:sz w:val="32"/>
          <w:szCs w:val="32"/>
        </w:rPr>
      </w:pPr>
      <w:r w:rsidDel="00000000" w:rsidR="00000000" w:rsidRPr="00000000">
        <w:br w:type="page"/>
      </w:r>
      <w:r w:rsidDel="00000000" w:rsidR="00000000" w:rsidRPr="00000000">
        <w:rPr>
          <w:b w:val="1"/>
          <w:bCs w:val="1"/>
          <w:sz w:val="32"/>
          <w:szCs w:val="32"/>
          <w:rtl w:val="0"/>
        </w:rPr>
        <w:t xml:space="preserve">MỤC LỤC</w:t>
      </w:r>
      <w:r w:rsidDel="00000000" w:rsidR="00000000" w:rsidRPr="00000000">
        <w:rPr>
          <w:rtl w:val="0"/>
        </w:rPr>
      </w:r>
    </w:p>
    <w:p w:rsidR="00000000" w:rsidDel="00000000" w:rsidP="00000000" w:rsidRDefault="00000000" w:rsidRPr="00000000" w14:paraId="00000373">
      <w:pPr>
        <w:spacing w:after="0" w:lineRule="auto"/>
        <w:ind w:left="0" w:hanging="3"/>
        <w:jc w:val="both"/>
        <w:rPr>
          <w:sz w:val="28"/>
          <w:szCs w:val="28"/>
        </w:rPr>
      </w:pPr>
      <w:r w:rsidDel="00000000" w:rsidR="00000000" w:rsidRPr="00000000">
        <w:rPr>
          <w:rtl w:val="0"/>
        </w:rPr>
      </w:r>
    </w:p>
    <w:p w:rsidR="00000000" w:rsidDel="00000000" w:rsidP="00000000" w:rsidRDefault="00000000" w:rsidRPr="00000000" w14:paraId="00000374">
      <w:pPr>
        <w:spacing w:after="0" w:lineRule="auto"/>
        <w:ind w:left="0" w:hanging="3"/>
        <w:jc w:val="both"/>
        <w:rPr>
          <w:sz w:val="28"/>
          <w:szCs w:val="28"/>
        </w:rPr>
      </w:pPr>
      <w:r w:rsidDel="00000000" w:rsidR="00000000" w:rsidRPr="00000000">
        <w:rPr>
          <w:rtl w:val="0"/>
        </w:rPr>
      </w:r>
    </w:p>
    <w:p w:rsidR="00000000" w:rsidDel="00000000" w:rsidP="00000000" w:rsidRDefault="00000000" w:rsidRPr="00000000" w14:paraId="00000375">
      <w:pPr>
        <w:spacing w:after="0" w:lineRule="auto"/>
        <w:ind w:left="0" w:hanging="3"/>
        <w:jc w:val="both"/>
        <w:rPr>
          <w:sz w:val="28"/>
          <w:szCs w:val="28"/>
        </w:rPr>
      </w:pPr>
      <w:r w:rsidDel="00000000" w:rsidR="00000000" w:rsidRPr="00000000">
        <w:rPr>
          <w:rtl w:val="0"/>
        </w:rPr>
      </w:r>
    </w:p>
    <w:p w:rsidR="00000000" w:rsidDel="00000000" w:rsidP="00000000" w:rsidRDefault="00000000" w:rsidRPr="00000000" w14:paraId="00000376">
      <w:pPr>
        <w:spacing w:after="0" w:lineRule="auto"/>
        <w:ind w:left="0" w:hanging="3"/>
        <w:jc w:val="both"/>
        <w:rPr>
          <w:sz w:val="28"/>
          <w:szCs w:val="28"/>
        </w:rPr>
      </w:pPr>
      <w:r w:rsidDel="00000000" w:rsidR="00000000" w:rsidRPr="00000000">
        <w:rPr>
          <w:rtl w:val="0"/>
        </w:rPr>
      </w:r>
    </w:p>
    <w:p w:rsidR="00000000" w:rsidDel="00000000" w:rsidP="00000000" w:rsidRDefault="00000000" w:rsidRPr="00000000" w14:paraId="00000377">
      <w:pPr>
        <w:spacing w:after="0" w:lineRule="auto"/>
        <w:ind w:left="0" w:hanging="3"/>
        <w:jc w:val="both"/>
        <w:rPr>
          <w:sz w:val="28"/>
          <w:szCs w:val="28"/>
        </w:rPr>
      </w:pPr>
      <w:r w:rsidDel="00000000" w:rsidR="00000000" w:rsidRPr="00000000">
        <w:rPr>
          <w:rtl w:val="0"/>
        </w:rPr>
      </w:r>
    </w:p>
    <w:p w:rsidR="00000000" w:rsidDel="00000000" w:rsidP="00000000" w:rsidRDefault="00000000" w:rsidRPr="00000000" w14:paraId="00000378">
      <w:pPr>
        <w:spacing w:after="0" w:lineRule="auto"/>
        <w:ind w:left="0" w:hanging="3"/>
        <w:jc w:val="both"/>
        <w:rPr>
          <w:sz w:val="28"/>
          <w:szCs w:val="28"/>
        </w:rPr>
      </w:pPr>
      <w:r w:rsidDel="00000000" w:rsidR="00000000" w:rsidRPr="00000000">
        <w:rPr>
          <w:rtl w:val="0"/>
        </w:rPr>
      </w:r>
    </w:p>
    <w:p w:rsidR="00000000" w:rsidDel="00000000" w:rsidP="00000000" w:rsidRDefault="00000000" w:rsidRPr="00000000" w14:paraId="00000379">
      <w:pPr>
        <w:ind w:left="0" w:hanging="3"/>
        <w:jc w:val="center"/>
        <w:rPr>
          <w:sz w:val="32"/>
          <w:szCs w:val="32"/>
        </w:rPr>
      </w:pPr>
      <w:r w:rsidDel="00000000" w:rsidR="00000000" w:rsidRPr="00000000">
        <w:br w:type="page"/>
      </w:r>
      <w:r w:rsidDel="00000000" w:rsidR="00000000" w:rsidRPr="00000000">
        <w:rPr>
          <w:b w:val="1"/>
          <w:bCs w:val="1"/>
          <w:sz w:val="32"/>
          <w:szCs w:val="32"/>
          <w:rtl w:val="0"/>
        </w:rPr>
        <w:t xml:space="preserve">LỜI CẢM ƠN</w:t>
      </w:r>
      <w:r w:rsidDel="00000000" w:rsidR="00000000" w:rsidRPr="00000000">
        <w:rPr>
          <w:rtl w:val="0"/>
        </w:rPr>
      </w:r>
    </w:p>
    <w:p w:rsidR="00000000" w:rsidDel="00000000" w:rsidP="00000000" w:rsidRDefault="00000000" w:rsidRPr="00000000" w14:paraId="0000037A">
      <w:pPr>
        <w:ind w:left="0" w:hanging="3"/>
        <w:jc w:val="center"/>
        <w:rPr>
          <w:sz w:val="32"/>
          <w:szCs w:val="32"/>
        </w:rPr>
      </w:pPr>
      <w:r w:rsidDel="00000000" w:rsidR="00000000" w:rsidRPr="00000000">
        <w:rPr>
          <w:rtl w:val="0"/>
        </w:rPr>
      </w:r>
    </w:p>
    <w:p w:rsidR="00000000" w:rsidDel="00000000" w:rsidP="00000000" w:rsidRDefault="00000000" w:rsidRPr="00000000" w14:paraId="0000037B">
      <w:pPr>
        <w:ind w:left="0" w:hanging="3"/>
        <w:jc w:val="center"/>
        <w:rPr>
          <w:sz w:val="32"/>
          <w:szCs w:val="32"/>
        </w:rPr>
      </w:pPr>
      <w:r w:rsidDel="00000000" w:rsidR="00000000" w:rsidRPr="00000000">
        <w:rPr>
          <w:rtl w:val="0"/>
        </w:rPr>
      </w:r>
    </w:p>
    <w:p w:rsidR="00000000" w:rsidDel="00000000" w:rsidP="00000000" w:rsidRDefault="00000000" w:rsidRPr="00000000" w14:paraId="0000037C">
      <w:pPr>
        <w:ind w:left="0" w:hanging="3"/>
        <w:jc w:val="center"/>
        <w:rPr>
          <w:sz w:val="32"/>
          <w:szCs w:val="32"/>
        </w:rPr>
      </w:pPr>
      <w:r w:rsidDel="00000000" w:rsidR="00000000" w:rsidRPr="00000000">
        <w:rPr>
          <w:rtl w:val="0"/>
        </w:rPr>
      </w:r>
    </w:p>
    <w:p w:rsidR="00000000" w:rsidDel="00000000" w:rsidP="00000000" w:rsidRDefault="00000000" w:rsidRPr="00000000" w14:paraId="0000037D">
      <w:pPr>
        <w:ind w:left="0" w:hanging="3"/>
        <w:jc w:val="center"/>
        <w:rPr>
          <w:sz w:val="32"/>
          <w:szCs w:val="32"/>
        </w:rPr>
      </w:pPr>
      <w:r w:rsidDel="00000000" w:rsidR="00000000" w:rsidRPr="00000000">
        <w:rPr>
          <w:rtl w:val="0"/>
        </w:rPr>
      </w:r>
    </w:p>
    <w:p w:rsidR="00000000" w:rsidDel="00000000" w:rsidP="00000000" w:rsidRDefault="00000000" w:rsidRPr="00000000" w14:paraId="0000037E">
      <w:pPr>
        <w:ind w:left="0" w:hanging="3"/>
        <w:rPr>
          <w:sz w:val="28"/>
          <w:szCs w:val="28"/>
        </w:rPr>
      </w:pPr>
      <w:r w:rsidDel="00000000" w:rsidR="00000000" w:rsidRPr="00000000">
        <w:br w:type="page"/>
      </w:r>
      <w:r w:rsidDel="00000000" w:rsidR="00000000" w:rsidRPr="00000000">
        <w:rPr>
          <w:b w:val="1"/>
          <w:bCs w:val="1"/>
          <w:sz w:val="28"/>
          <w:szCs w:val="28"/>
          <w:rtl w:val="0"/>
        </w:rPr>
        <w:t xml:space="preserve">NỘI DUNG CHÍNH CỦA BÁO CÁO</w:t>
      </w:r>
      <w:r w:rsidDel="00000000" w:rsidR="00000000" w:rsidRPr="00000000">
        <w:rPr>
          <w:rtl w:val="0"/>
        </w:rPr>
      </w:r>
    </w:p>
    <w:p w:rsidR="00000000" w:rsidDel="00000000" w:rsidP="00000000" w:rsidRDefault="00000000" w:rsidRPr="00000000" w14:paraId="0000037F">
      <w:pPr>
        <w:ind w:left="0" w:hanging="3"/>
        <w:rPr>
          <w:sz w:val="28"/>
          <w:szCs w:val="28"/>
        </w:rPr>
      </w:pPr>
      <w:r w:rsidDel="00000000" w:rsidR="00000000" w:rsidRPr="00000000">
        <w:rPr>
          <w:rtl w:val="0"/>
        </w:rPr>
      </w:r>
    </w:p>
    <w:p w:rsidR="00000000" w:rsidDel="00000000" w:rsidP="00000000" w:rsidRDefault="00000000" w:rsidRPr="00000000" w14:paraId="00000380">
      <w:pPr>
        <w:spacing w:line="276" w:lineRule="auto"/>
        <w:ind w:left="0" w:hanging="3"/>
        <w:jc w:val="both"/>
        <w:rPr/>
      </w:pPr>
      <w:r w:rsidDel="00000000" w:rsidR="00000000" w:rsidRPr="00000000">
        <w:rPr>
          <w:b w:val="1"/>
          <w:bCs w:val="1"/>
          <w:rtl w:val="0"/>
        </w:rPr>
        <w:t xml:space="preserve">Phần 1. Giới thiệu chung</w:t>
      </w: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after="0" w:line="276" w:lineRule="auto"/>
        <w:ind w:left="0" w:hanging="3"/>
        <w:jc w:val="both"/>
        <w:rPr>
          <w:color w:val="000000"/>
        </w:rPr>
      </w:pPr>
      <w:r w:rsidDel="00000000" w:rsidR="00000000" w:rsidRPr="00000000">
        <w:rPr>
          <w:color w:val="000000"/>
          <w:rtl w:val="0"/>
        </w:rPr>
        <w:t xml:space="preserve">1.1 Giới thiệu về nơi thực tập:</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0" w:line="276" w:lineRule="auto"/>
        <w:ind w:left="0" w:hanging="3"/>
        <w:jc w:val="both"/>
        <w:rPr>
          <w:color w:val="000000"/>
        </w:rPr>
      </w:pPr>
      <w:r w:rsidDel="00000000" w:rsidR="00000000" w:rsidRPr="00000000">
        <w:rPr>
          <w:color w:val="000000"/>
          <w:rtl w:val="0"/>
        </w:rPr>
        <w:t xml:space="preserve">(Sinh viên giới thiệu về Công ty Almus Tech, quy mô sản xuất thiết bị điện tử, Smart Watch, Tai nghe Bluetooth).</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0" w:line="276" w:lineRule="auto"/>
        <w:ind w:left="0" w:hanging="3"/>
        <w:jc w:val="both"/>
        <w:rPr>
          <w:color w:val="000000"/>
        </w:rPr>
      </w:pPr>
      <w:r w:rsidDel="00000000" w:rsidR="00000000" w:rsidRPr="00000000">
        <w:rPr>
          <w:color w:val="000000"/>
          <w:rtl w:val="0"/>
        </w:rPr>
        <w:t xml:space="preserve">1.2 Giới thiệu các nội dung công việc và yêu cầu thực tập</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0" w:line="276" w:lineRule="auto"/>
        <w:ind w:left="0" w:hanging="3"/>
        <w:jc w:val="both"/>
        <w:rPr>
          <w:color w:val="000000"/>
        </w:rPr>
      </w:pPr>
      <w:r w:rsidDel="00000000" w:rsidR="00000000" w:rsidRPr="00000000">
        <w:rPr>
          <w:color w:val="000000"/>
          <w:rtl w:val="0"/>
        </w:rPr>
        <w:t xml:space="preserve">(Mô tả việc tham gia dây chuyền CNC và lắp ráp Smart Watch, Tai nghe Bluetooth)</w:t>
      </w:r>
    </w:p>
    <w:p w:rsidR="00000000" w:rsidDel="00000000" w:rsidP="00000000" w:rsidRDefault="00000000" w:rsidRPr="00000000" w14:paraId="00000385">
      <w:pPr>
        <w:spacing w:line="276" w:lineRule="auto"/>
        <w:ind w:left="0" w:hanging="3"/>
        <w:jc w:val="both"/>
        <w:rPr/>
      </w:pPr>
      <w:r w:rsidDel="00000000" w:rsidR="00000000" w:rsidRPr="00000000">
        <w:rPr>
          <w:b w:val="1"/>
          <w:bCs w:val="1"/>
          <w:rtl w:val="0"/>
        </w:rPr>
        <w:t xml:space="preserve">Phần 2. Kết quả thực tập</w:t>
      </w: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after="0" w:line="276" w:lineRule="auto"/>
        <w:ind w:left="0" w:hanging="3"/>
        <w:jc w:val="both"/>
        <w:rPr>
          <w:color w:val="000000"/>
        </w:rPr>
      </w:pPr>
      <w:r w:rsidDel="00000000" w:rsidR="00000000" w:rsidRPr="00000000">
        <w:rPr>
          <w:color w:val="000000"/>
          <w:rtl w:val="0"/>
        </w:rPr>
        <w:t xml:space="preserve">2.1 Tóm tắt các kiến thức liên quan đến công việc thực tập</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after="0" w:line="276" w:lineRule="auto"/>
        <w:ind w:left="0" w:hanging="3"/>
        <w:jc w:val="both"/>
        <w:rPr>
          <w:color w:val="000000"/>
        </w:rPr>
      </w:pPr>
      <w:r w:rsidDel="00000000" w:rsidR="00000000" w:rsidRPr="00000000">
        <w:rPr>
          <w:color w:val="000000"/>
          <w:rtl w:val="0"/>
        </w:rPr>
        <w:t xml:space="preserve">(Kiến thức về hệ điều hành máy tính, phần mềm điều khiển CNC, hệ thống nhúng trong thiết bị đeo).</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0" w:line="276" w:lineRule="auto"/>
        <w:ind w:left="0" w:hanging="3"/>
        <w:jc w:val="both"/>
        <w:rPr>
          <w:color w:val="000000"/>
        </w:rPr>
      </w:pPr>
      <w:r w:rsidDel="00000000" w:rsidR="00000000" w:rsidRPr="00000000">
        <w:rPr>
          <w:color w:val="000000"/>
          <w:rtl w:val="0"/>
        </w:rPr>
        <w:t xml:space="preserve">2.2 Các công việc đã thực hiện và kết quả đạt được</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0" w:line="276" w:lineRule="auto"/>
        <w:ind w:left="0" w:hanging="3"/>
        <w:jc w:val="both"/>
        <w:rPr>
          <w:color w:val="000000"/>
        </w:rPr>
      </w:pPr>
      <w:r w:rsidDel="00000000" w:rsidR="00000000" w:rsidRPr="00000000">
        <w:rPr>
          <w:color w:val="000000"/>
          <w:rtl w:val="0"/>
        </w:rPr>
        <w:t xml:space="preserve">(Mô tả chi tiết quá trình vận hành, xử lý lỗi hệ thống hoặc quy trình lắp ráp phần cứng).</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0" w:line="276" w:lineRule="auto"/>
        <w:ind w:left="0" w:hanging="3"/>
        <w:jc w:val="both"/>
        <w:rPr>
          <w:color w:val="000000"/>
        </w:rPr>
      </w:pPr>
      <w:r w:rsidDel="00000000" w:rsidR="00000000" w:rsidRPr="00000000">
        <w:rPr>
          <w:color w:val="000000"/>
          <w:rtl w:val="0"/>
        </w:rPr>
        <w:t xml:space="preserve">2.3 Các kiến thức và kỹ năng thu thập được sau đợt thực tập</w:t>
      </w:r>
    </w:p>
    <w:p w:rsidR="00000000" w:rsidDel="00000000" w:rsidP="00000000" w:rsidRDefault="00000000" w:rsidRPr="00000000" w14:paraId="0000038B">
      <w:pPr>
        <w:spacing w:after="280" w:before="280" w:line="240" w:lineRule="auto"/>
        <w:ind w:left="0" w:firstLine="0"/>
        <w:jc w:val="both"/>
        <w:rPr>
          <w:vertAlign w:val="baseline"/>
        </w:rPr>
      </w:pPr>
      <w:r w:rsidDel="00000000" w:rsidR="00000000" w:rsidRPr="00000000">
        <w:rPr>
          <w:vertAlign w:val="baseline"/>
          <w:rtl w:val="0"/>
        </w:rPr>
        <w:t xml:space="preserve">Tại mục này, sinh viên cần tổng kết lại những giá trị "số" mà mình học được thông qua các hoạt động như lắp ráp </w:t>
      </w:r>
      <w:r w:rsidDel="00000000" w:rsidR="00000000" w:rsidRPr="00000000">
        <w:rPr>
          <w:color w:val="000000"/>
          <w:rtl w:val="0"/>
        </w:rPr>
        <w:t xml:space="preserve">Smart Watch, Tai nghe Bluetooth</w:t>
      </w:r>
      <w:r w:rsidDel="00000000" w:rsidR="00000000" w:rsidRPr="00000000">
        <w:rPr>
          <w:vertAlign w:val="baseline"/>
          <w:rtl w:val="0"/>
        </w:rPr>
        <w:t xml:space="preserve">, điều khiển máy CNC. Cụ thể, sinh viên cần trình bày theo 3 nhóm nội dung chính:</w:t>
      </w:r>
    </w:p>
    <w:p w:rsidR="00000000" w:rsidDel="00000000" w:rsidP="00000000" w:rsidRDefault="00000000" w:rsidRPr="00000000" w14:paraId="0000038C">
      <w:pPr>
        <w:spacing w:after="0" w:line="320" w:lineRule="auto"/>
        <w:ind w:left="0" w:firstLine="0"/>
        <w:jc w:val="both"/>
        <w:rPr>
          <w:vertAlign w:val="baseline"/>
        </w:rPr>
      </w:pPr>
      <w:r w:rsidDel="00000000" w:rsidR="00000000" w:rsidRPr="00000000">
        <w:rPr>
          <w:vertAlign w:val="baseline"/>
          <w:rtl w:val="0"/>
        </w:rPr>
        <w:t xml:space="preserve">A. Về kiến thức chuyên môn</w:t>
      </w:r>
    </w:p>
    <w:p w:rsidR="00000000" w:rsidDel="00000000" w:rsidP="00000000" w:rsidRDefault="00000000" w:rsidRPr="00000000" w14:paraId="0000038D">
      <w:pPr>
        <w:numPr>
          <w:ilvl w:val="0"/>
          <w:numId w:val="3"/>
        </w:numPr>
        <w:spacing w:after="0" w:line="320" w:lineRule="auto"/>
        <w:ind w:left="720" w:hanging="360"/>
        <w:jc w:val="both"/>
        <w:rPr>
          <w:vertAlign w:val="baseline"/>
        </w:rPr>
      </w:pPr>
      <w:r w:rsidDel="00000000" w:rsidR="00000000" w:rsidRPr="00000000">
        <w:rPr>
          <w:vertAlign w:val="baseline"/>
          <w:rtl w:val="0"/>
        </w:rPr>
        <w:t xml:space="preserve">Vận hành hệ thống điều khiển: Hiểu rõ cách phần mềm (giao diện HMI/máy tính điều khiển) tương tác với phần cứng (máy CNC) thông qua các giao thức công nghiệp.</w:t>
      </w:r>
    </w:p>
    <w:p w:rsidR="00000000" w:rsidDel="00000000" w:rsidP="00000000" w:rsidRDefault="00000000" w:rsidRPr="00000000" w14:paraId="0000038E">
      <w:pPr>
        <w:numPr>
          <w:ilvl w:val="0"/>
          <w:numId w:val="3"/>
        </w:numPr>
        <w:spacing w:after="0" w:line="320" w:lineRule="auto"/>
        <w:ind w:left="720" w:hanging="360"/>
        <w:jc w:val="both"/>
        <w:rPr>
          <w:vertAlign w:val="baseline"/>
        </w:rPr>
      </w:pPr>
      <w:r w:rsidDel="00000000" w:rsidR="00000000" w:rsidRPr="00000000">
        <w:rPr>
          <w:vertAlign w:val="baseline"/>
          <w:rtl w:val="0"/>
        </w:rPr>
        <w:t xml:space="preserve">Quy trình kiểm thử sản phẩm công nghiệp: Nắm vững quy trình QC (kiểm tra chất lượng) bằng các phần mềm chuyên dụng để phát hiện lỗi sản phẩm từ giai đoạn linh kiện đến thành phẩm.</w:t>
      </w:r>
    </w:p>
    <w:p w:rsidR="00000000" w:rsidDel="00000000" w:rsidP="00000000" w:rsidRDefault="00000000" w:rsidRPr="00000000" w14:paraId="0000038F">
      <w:pPr>
        <w:numPr>
          <w:ilvl w:val="0"/>
          <w:numId w:val="3"/>
        </w:numPr>
        <w:spacing w:after="0" w:line="320" w:lineRule="auto"/>
        <w:ind w:left="720" w:hanging="360"/>
        <w:jc w:val="both"/>
        <w:rPr>
          <w:vertAlign w:val="baseline"/>
        </w:rPr>
      </w:pPr>
      <w:r w:rsidDel="00000000" w:rsidR="00000000" w:rsidRPr="00000000">
        <w:rPr>
          <w:vertAlign w:val="baseline"/>
          <w:rtl w:val="0"/>
        </w:rPr>
        <w:t xml:space="preserve">An toàn thông tin trong sản xuất: Hiểu rõ tầm quan trọng của việc bảo mật dữ liệu thiết kế và các quy định nghiêm ngặt về an ninh mạng tại một tập đoàn công nghệ lớn.</w:t>
      </w:r>
    </w:p>
    <w:p w:rsidR="00000000" w:rsidDel="00000000" w:rsidP="00000000" w:rsidRDefault="00000000" w:rsidRPr="00000000" w14:paraId="00000390">
      <w:pPr>
        <w:spacing w:after="0" w:line="320" w:lineRule="auto"/>
        <w:ind w:left="0" w:firstLine="0"/>
        <w:jc w:val="both"/>
        <w:rPr>
          <w:vertAlign w:val="baseline"/>
        </w:rPr>
      </w:pPr>
      <w:r w:rsidDel="00000000" w:rsidR="00000000" w:rsidRPr="00000000">
        <w:rPr>
          <w:vertAlign w:val="baseline"/>
          <w:rtl w:val="0"/>
        </w:rPr>
        <w:t xml:space="preserve">B. Về kỹ năng thực hành </w:t>
      </w:r>
    </w:p>
    <w:p w:rsidR="00000000" w:rsidDel="00000000" w:rsidP="00000000" w:rsidRDefault="00000000" w:rsidRPr="00000000" w14:paraId="00000391">
      <w:pPr>
        <w:numPr>
          <w:ilvl w:val="0"/>
          <w:numId w:val="4"/>
        </w:numPr>
        <w:spacing w:after="0" w:line="320" w:lineRule="auto"/>
        <w:ind w:left="720" w:hanging="360"/>
        <w:jc w:val="both"/>
        <w:rPr>
          <w:vertAlign w:val="baseline"/>
        </w:rPr>
      </w:pPr>
      <w:r w:rsidDel="00000000" w:rsidR="00000000" w:rsidRPr="00000000">
        <w:rPr>
          <w:vertAlign w:val="baseline"/>
          <w:rtl w:val="0"/>
        </w:rPr>
        <w:t xml:space="preserve">Kỹ năng xử lý sự cố kỹ thuật: Có khả năng nhận diện, phân tích và xử lý các lỗi sản phẩm phát sinh trên dây chuyền sản xuất.</w:t>
      </w:r>
    </w:p>
    <w:p w:rsidR="00000000" w:rsidDel="00000000" w:rsidP="00000000" w:rsidRDefault="00000000" w:rsidRPr="00000000" w14:paraId="00000392">
      <w:pPr>
        <w:numPr>
          <w:ilvl w:val="0"/>
          <w:numId w:val="4"/>
        </w:numPr>
        <w:spacing w:after="0" w:line="320" w:lineRule="auto"/>
        <w:ind w:left="720" w:hanging="360"/>
        <w:jc w:val="both"/>
        <w:rPr>
          <w:vertAlign w:val="baseline"/>
        </w:rPr>
      </w:pPr>
      <w:r w:rsidDel="00000000" w:rsidR="00000000" w:rsidRPr="00000000">
        <w:rPr>
          <w:vertAlign w:val="baseline"/>
          <w:rtl w:val="0"/>
        </w:rPr>
        <w:t xml:space="preserve">Kỹ năng vận hành hệ thống điều khiển: Kỹ năng xác lập các thông số kỹ thuật trên hệ thống máy CNC và báo cáo kết quả sản xuất qua các ứng dụng quản lý của doanh nghiệp.</w:t>
      </w:r>
    </w:p>
    <w:p w:rsidR="00000000" w:rsidDel="00000000" w:rsidP="00000000" w:rsidRDefault="00000000" w:rsidRPr="00000000" w14:paraId="00000393">
      <w:pPr>
        <w:numPr>
          <w:ilvl w:val="0"/>
          <w:numId w:val="4"/>
        </w:numPr>
        <w:spacing w:after="0" w:line="320" w:lineRule="auto"/>
        <w:ind w:left="720" w:hanging="360"/>
        <w:jc w:val="both"/>
        <w:rPr>
          <w:vertAlign w:val="baseline"/>
        </w:rPr>
      </w:pPr>
      <w:r w:rsidDel="00000000" w:rsidR="00000000" w:rsidRPr="00000000">
        <w:rPr>
          <w:vertAlign w:val="baseline"/>
          <w:rtl w:val="0"/>
        </w:rPr>
        <w:t xml:space="preserve">Kỹ năng lắp ráp, kiểm tra chất lượng sản phẩm </w:t>
      </w:r>
      <w:r w:rsidDel="00000000" w:rsidR="00000000" w:rsidRPr="00000000">
        <w:rPr>
          <w:color w:val="000000"/>
          <w:rtl w:val="0"/>
        </w:rPr>
        <w:t xml:space="preserve">Smart Watch, Tai nghe Bluetooth và sản phẩm trên dây chuyền CNC</w:t>
      </w:r>
      <w:r w:rsidDel="00000000" w:rsidR="00000000" w:rsidRPr="00000000">
        <w:rPr>
          <w:vertAlign w:val="baseline"/>
          <w:rtl w:val="0"/>
        </w:rPr>
        <w:t xml:space="preserve">: Kỹ năng thao tác chính xác với các linh kiện điện tử siêu nhỏ và bảo trì các thiết bị công nghệ hỗ trợ sản xuất.</w:t>
      </w:r>
    </w:p>
    <w:p w:rsidR="00000000" w:rsidDel="00000000" w:rsidP="00000000" w:rsidRDefault="00000000" w:rsidRPr="00000000" w14:paraId="00000394">
      <w:pPr>
        <w:spacing w:after="0" w:line="320" w:lineRule="auto"/>
        <w:ind w:left="0" w:firstLine="0"/>
        <w:jc w:val="both"/>
        <w:rPr>
          <w:vertAlign w:val="baseline"/>
        </w:rPr>
      </w:pPr>
      <w:r w:rsidDel="00000000" w:rsidR="00000000" w:rsidRPr="00000000">
        <w:rPr>
          <w:vertAlign w:val="baseline"/>
          <w:rtl w:val="0"/>
        </w:rPr>
        <w:t xml:space="preserve">C. Về kỹ năng mềm</w:t>
      </w:r>
    </w:p>
    <w:p w:rsidR="00000000" w:rsidDel="00000000" w:rsidP="00000000" w:rsidRDefault="00000000" w:rsidRPr="00000000" w14:paraId="00000395">
      <w:pPr>
        <w:numPr>
          <w:ilvl w:val="0"/>
          <w:numId w:val="5"/>
        </w:numPr>
        <w:spacing w:after="0" w:line="320" w:lineRule="auto"/>
        <w:ind w:left="720" w:hanging="360"/>
        <w:jc w:val="both"/>
        <w:rPr>
          <w:vertAlign w:val="baseline"/>
        </w:rPr>
      </w:pPr>
      <w:r w:rsidDel="00000000" w:rsidR="00000000" w:rsidRPr="00000000">
        <w:rPr>
          <w:vertAlign w:val="baseline"/>
          <w:rtl w:val="0"/>
        </w:rPr>
        <w:t xml:space="preserve">Tư duy quy trình: Hiểu rõ luồng công việc trong một nhà máy thông minh và cách tối ưu hóa thời gian thông qua sự hỗ trợ của CNTT.</w:t>
      </w:r>
    </w:p>
    <w:p w:rsidR="00000000" w:rsidDel="00000000" w:rsidP="00000000" w:rsidRDefault="00000000" w:rsidRPr="00000000" w14:paraId="00000396">
      <w:pPr>
        <w:numPr>
          <w:ilvl w:val="0"/>
          <w:numId w:val="5"/>
        </w:numPr>
        <w:spacing w:after="0" w:line="320" w:lineRule="auto"/>
        <w:ind w:left="720" w:hanging="360"/>
        <w:jc w:val="both"/>
        <w:rPr>
          <w:vertAlign w:val="baseline"/>
        </w:rPr>
      </w:pPr>
      <w:r w:rsidDel="00000000" w:rsidR="00000000" w:rsidRPr="00000000">
        <w:rPr>
          <w:vertAlign w:val="baseline"/>
          <w:rtl w:val="0"/>
        </w:rPr>
        <w:t xml:space="preserve">Kỷ luật công nghiệp: Rèn luyện tác phong làm việc chuyên nghiệp, tuân thủ tuyệt đối quy trình an toàn và bảo mật thông tin tại doanh nghiệp Hàn Quốc.</w:t>
      </w:r>
    </w:p>
    <w:p w:rsidR="00000000" w:rsidDel="00000000" w:rsidP="00000000" w:rsidRDefault="00000000" w:rsidRPr="00000000" w14:paraId="00000397">
      <w:pPr>
        <w:numPr>
          <w:ilvl w:val="0"/>
          <w:numId w:val="5"/>
        </w:numPr>
        <w:spacing w:after="0" w:line="320" w:lineRule="auto"/>
        <w:ind w:left="720" w:hanging="360"/>
        <w:jc w:val="both"/>
        <w:rPr>
          <w:vertAlign w:val="baseline"/>
        </w:rPr>
      </w:pPr>
      <w:r w:rsidDel="00000000" w:rsidR="00000000" w:rsidRPr="00000000">
        <w:rPr>
          <w:vertAlign w:val="baseline"/>
          <w:rtl w:val="0"/>
        </w:rPr>
        <w:t xml:space="preserve">Kỹ năng về bảo mật thông tin và bảo đàm an toàn trong sản xuất.</w:t>
      </w:r>
    </w:p>
    <w:p w:rsidR="00000000" w:rsidDel="00000000" w:rsidP="00000000" w:rsidRDefault="00000000" w:rsidRPr="00000000" w14:paraId="00000398">
      <w:pPr>
        <w:numPr>
          <w:ilvl w:val="0"/>
          <w:numId w:val="5"/>
        </w:numPr>
        <w:spacing w:after="0" w:line="320" w:lineRule="auto"/>
        <w:ind w:left="720" w:hanging="360"/>
        <w:jc w:val="both"/>
        <w:rPr>
          <w:vertAlign w:val="baseline"/>
        </w:rPr>
      </w:pPr>
      <w:r w:rsidDel="00000000" w:rsidR="00000000" w:rsidRPr="00000000">
        <w:rPr>
          <w:vertAlign w:val="baseline"/>
          <w:rtl w:val="0"/>
        </w:rPr>
        <w:t xml:space="preserve">Làm việc nhóm: Khả năng phối hợp cùng các kỹ sư hiện trường để giải quyết vấn đề kỹ thuật nhanh chóng.</w:t>
      </w:r>
    </w:p>
    <w:p w:rsidR="00000000" w:rsidDel="00000000" w:rsidP="00000000" w:rsidRDefault="00000000" w:rsidRPr="00000000" w14:paraId="00000399">
      <w:pPr>
        <w:spacing w:line="276" w:lineRule="auto"/>
        <w:ind w:left="0" w:firstLine="0"/>
        <w:jc w:val="both"/>
        <w:rPr/>
      </w:pPr>
      <w:r w:rsidDel="00000000" w:rsidR="00000000" w:rsidRPr="00000000">
        <w:rPr>
          <w:b w:val="1"/>
          <w:bCs w:val="1"/>
          <w:rtl w:val="0"/>
        </w:rPr>
        <w:t xml:space="preserve">Phần 3. Đề xuất đề tài khoá luận tốt nghiệp</w:t>
      </w:r>
      <w:r w:rsidDel="00000000" w:rsidR="00000000" w:rsidRPr="00000000">
        <w:rPr>
          <w:rtl w:val="0"/>
        </w:rPr>
      </w:r>
    </w:p>
    <w:p w:rsidR="00000000" w:rsidDel="00000000" w:rsidP="00000000" w:rsidRDefault="00000000" w:rsidRPr="00000000" w14:paraId="0000039A">
      <w:pPr>
        <w:spacing w:after="0" w:line="320" w:lineRule="auto"/>
        <w:ind w:left="0" w:firstLine="567"/>
        <w:jc w:val="both"/>
        <w:rPr>
          <w:vertAlign w:val="baseline"/>
        </w:rPr>
      </w:pPr>
      <w:r w:rsidDel="00000000" w:rsidR="00000000" w:rsidRPr="00000000">
        <w:rPr>
          <w:vertAlign w:val="baseline"/>
          <w:rtl w:val="0"/>
        </w:rPr>
        <w:t xml:space="preserve">Sinh viên đề xuất tên đề tài khoá luận tốt nghiệp theo thế mạnh của mình về kiến thức, kỹ năng và định hướng chuyên môn mong muốn được làm việc sau khi tốt nghiệp.</w:t>
      </w:r>
    </w:p>
    <w:p w:rsidR="00000000" w:rsidDel="00000000" w:rsidP="00000000" w:rsidRDefault="00000000" w:rsidRPr="00000000" w14:paraId="0000039B">
      <w:pPr>
        <w:spacing w:after="0" w:line="320" w:lineRule="auto"/>
        <w:ind w:left="0" w:firstLine="567"/>
        <w:jc w:val="both"/>
        <w:rPr>
          <w:vertAlign w:val="baseline"/>
        </w:rPr>
      </w:pPr>
      <w:r w:rsidDel="00000000" w:rsidR="00000000" w:rsidRPr="00000000">
        <w:rPr>
          <w:rtl w:val="0"/>
        </w:rPr>
      </w:r>
    </w:p>
    <w:p w:rsidR="00000000" w:rsidDel="00000000" w:rsidP="00000000" w:rsidRDefault="00000000" w:rsidRPr="00000000" w14:paraId="0000039C">
      <w:pPr>
        <w:spacing w:after="0" w:line="320" w:lineRule="auto"/>
        <w:ind w:left="0" w:firstLine="0"/>
        <w:jc w:val="both"/>
        <w:rPr>
          <w:vertAlign w:val="baseline"/>
        </w:rPr>
      </w:pPr>
      <w:r w:rsidDel="00000000" w:rsidR="00000000" w:rsidRPr="00000000">
        <w:rPr>
          <w:rtl w:val="0"/>
        </w:rPr>
      </w:r>
    </w:p>
    <w:p w:rsidR="00000000" w:rsidDel="00000000" w:rsidP="00000000" w:rsidRDefault="00000000" w:rsidRPr="00000000" w14:paraId="0000039D">
      <w:pPr>
        <w:spacing w:after="0" w:line="320" w:lineRule="auto"/>
        <w:ind w:left="0" w:firstLine="0"/>
        <w:jc w:val="both"/>
        <w:rPr>
          <w:vertAlign w:val="baseline"/>
        </w:rPr>
      </w:pPr>
      <w:r w:rsidDel="00000000" w:rsidR="00000000" w:rsidRPr="00000000">
        <w:rPr>
          <w:vertAlign w:val="baseline"/>
          <w:rtl w:val="0"/>
        </w:rPr>
        <w:t xml:space="preserve">====================================</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0" w:line="300" w:lineRule="auto"/>
        <w:ind w:left="-3" w:firstLine="0"/>
        <w:jc w:val="both"/>
        <w:rPr>
          <w:vertAlign w:val="baseline"/>
        </w:rPr>
      </w:pPr>
      <w:r w:rsidDel="00000000" w:rsidR="00000000" w:rsidRPr="00000000">
        <w:rPr>
          <w:rtl w:val="0"/>
        </w:rPr>
      </w:r>
    </w:p>
    <w:p w:rsidR="00000000" w:rsidDel="00000000" w:rsidP="00000000" w:rsidRDefault="00000000" w:rsidRPr="00000000" w14:paraId="0000039F">
      <w:pPr>
        <w:numPr>
          <w:ilvl w:val="0"/>
          <w:numId w:val="1"/>
        </w:numPr>
        <w:pBdr>
          <w:top w:space="0" w:sz="0" w:val="nil"/>
          <w:left w:space="0" w:sz="0" w:val="nil"/>
          <w:bottom w:space="0" w:sz="0" w:val="nil"/>
          <w:right w:space="0" w:sz="0" w:val="nil"/>
          <w:between w:space="0" w:sz="0" w:val="nil"/>
        </w:pBdr>
        <w:spacing w:after="0" w:line="300" w:lineRule="auto"/>
        <w:ind w:left="0" w:hanging="3"/>
        <w:jc w:val="both"/>
        <w:rPr>
          <w:vertAlign w:val="baseline"/>
        </w:rPr>
      </w:pPr>
      <w:r w:rsidDel="00000000" w:rsidR="00000000" w:rsidRPr="00000000">
        <w:rPr>
          <w:b w:val="1"/>
          <w:bCs w:val="1"/>
          <w:color w:val="000000"/>
          <w:rtl w:val="0"/>
        </w:rPr>
        <w:t xml:space="preserve">Ghi chú</w:t>
      </w:r>
      <w:r w:rsidDel="00000000" w:rsidR="00000000" w:rsidRPr="00000000">
        <w:rPr>
          <w:color w:val="000000"/>
          <w:rtl w:val="0"/>
        </w:rPr>
        <w:t xml:space="preserve">: </w:t>
      </w:r>
      <w:r w:rsidDel="00000000" w:rsidR="00000000" w:rsidRPr="00000000">
        <w:rPr>
          <w:vertAlign w:val="baseline"/>
          <w:rtl w:val="0"/>
        </w:rPr>
        <w:t xml:space="preserve">Sinh viên CNTT khi thực tập tại dây chuyền sản xuất cần soi chiếu công việc thực tế vào các hướng sau để viết báo cáo: </w:t>
      </w:r>
    </w:p>
    <w:p w:rsidR="00000000" w:rsidDel="00000000" w:rsidP="00000000" w:rsidRDefault="00000000" w:rsidRPr="00000000" w14:paraId="000003A0">
      <w:pPr>
        <w:spacing w:after="0" w:line="300" w:lineRule="auto"/>
        <w:ind w:left="720" w:firstLine="0"/>
        <w:jc w:val="both"/>
        <w:rPr>
          <w:vertAlign w:val="baseline"/>
        </w:rPr>
      </w:pPr>
      <w:r w:rsidDel="00000000" w:rsidR="00000000" w:rsidRPr="00000000">
        <w:rPr>
          <w:b w:val="1"/>
          <w:bCs w:val="1"/>
          <w:vertAlign w:val="baseline"/>
          <w:rtl w:val="0"/>
        </w:rPr>
        <w:t xml:space="preserve">a) Đối với hướng Quản trị, vận hành hệ thống:</w:t>
      </w:r>
      <w:r w:rsidDel="00000000" w:rsidR="00000000" w:rsidRPr="00000000">
        <w:rPr>
          <w:vertAlign w:val="baseline"/>
          <w:rtl w:val="0"/>
        </w:rPr>
        <w:t xml:space="preserve"> </w:t>
      </w:r>
    </w:p>
    <w:p w:rsidR="00000000" w:rsidDel="00000000" w:rsidP="00000000" w:rsidRDefault="00000000" w:rsidRPr="00000000" w14:paraId="000003A1">
      <w:pPr>
        <w:numPr>
          <w:ilvl w:val="1"/>
          <w:numId w:val="2"/>
        </w:numPr>
        <w:spacing w:after="0" w:line="300" w:lineRule="auto"/>
        <w:ind w:left="1440" w:hanging="360"/>
        <w:jc w:val="both"/>
        <w:rPr>
          <w:vertAlign w:val="baseline"/>
        </w:rPr>
      </w:pPr>
      <w:r w:rsidDel="00000000" w:rsidR="00000000" w:rsidRPr="00000000">
        <w:rPr>
          <w:vertAlign w:val="baseline"/>
          <w:rtl w:val="0"/>
        </w:rPr>
        <w:t xml:space="preserve">Nghiên cứu cách thức vận hành của phần mềm điều khiển máy CNC (phần mềm hệ thống, giao diện người máy HMI).</w:t>
      </w:r>
    </w:p>
    <w:p w:rsidR="00000000" w:rsidDel="00000000" w:rsidP="00000000" w:rsidRDefault="00000000" w:rsidRPr="00000000" w14:paraId="000003A2">
      <w:pPr>
        <w:numPr>
          <w:ilvl w:val="1"/>
          <w:numId w:val="2"/>
        </w:numPr>
        <w:spacing w:after="0" w:line="300" w:lineRule="auto"/>
        <w:ind w:left="1440" w:hanging="360"/>
        <w:jc w:val="both"/>
        <w:rPr>
          <w:vertAlign w:val="baseline"/>
        </w:rPr>
      </w:pPr>
      <w:r w:rsidDel="00000000" w:rsidR="00000000" w:rsidRPr="00000000">
        <w:rPr>
          <w:vertAlign w:val="baseline"/>
          <w:rtl w:val="0"/>
        </w:rPr>
        <w:t xml:space="preserve">Xử lý các sự cố liên quan đến phần mềm sản xuất, lỗi kết nối dữ liệu giữa các trạm lắp ráp.</w:t>
      </w:r>
    </w:p>
    <w:p w:rsidR="00000000" w:rsidDel="00000000" w:rsidP="00000000" w:rsidRDefault="00000000" w:rsidRPr="00000000" w14:paraId="000003A3">
      <w:pPr>
        <w:numPr>
          <w:ilvl w:val="1"/>
          <w:numId w:val="2"/>
        </w:numPr>
        <w:spacing w:after="0" w:line="300" w:lineRule="auto"/>
        <w:ind w:left="1440" w:hanging="360"/>
        <w:jc w:val="both"/>
        <w:rPr>
          <w:vertAlign w:val="baseline"/>
        </w:rPr>
      </w:pPr>
      <w:r w:rsidDel="00000000" w:rsidR="00000000" w:rsidRPr="00000000">
        <w:rPr>
          <w:vertAlign w:val="baseline"/>
          <w:rtl w:val="0"/>
        </w:rPr>
        <w:t xml:space="preserve">Quản trị luồng dữ liệu sản xuất, giám sát vận hành hệ thống mạng nội bộ và các ứng dụng quản lý tại nhà máy.</w:t>
      </w:r>
    </w:p>
    <w:p w:rsidR="00000000" w:rsidDel="00000000" w:rsidP="00000000" w:rsidRDefault="00000000" w:rsidRPr="00000000" w14:paraId="000003A4">
      <w:pPr>
        <w:spacing w:after="0" w:line="300" w:lineRule="auto"/>
        <w:ind w:left="720" w:firstLine="0"/>
        <w:jc w:val="both"/>
        <w:rPr>
          <w:vertAlign w:val="baseline"/>
        </w:rPr>
      </w:pPr>
      <w:r w:rsidDel="00000000" w:rsidR="00000000" w:rsidRPr="00000000">
        <w:rPr>
          <w:b w:val="1"/>
          <w:bCs w:val="1"/>
          <w:vertAlign w:val="baseline"/>
          <w:rtl w:val="0"/>
        </w:rPr>
        <w:t xml:space="preserve">b) Đối với hướng Phát triển ứng dụng/Hệ thống nhúng:</w:t>
      </w:r>
      <w:r w:rsidDel="00000000" w:rsidR="00000000" w:rsidRPr="00000000">
        <w:rPr>
          <w:vertAlign w:val="baseline"/>
          <w:rtl w:val="0"/>
        </w:rPr>
        <w:t xml:space="preserve"> </w:t>
      </w:r>
    </w:p>
    <w:p w:rsidR="00000000" w:rsidDel="00000000" w:rsidP="00000000" w:rsidRDefault="00000000" w:rsidRPr="00000000" w14:paraId="000003A5">
      <w:pPr>
        <w:numPr>
          <w:ilvl w:val="1"/>
          <w:numId w:val="2"/>
        </w:numPr>
        <w:spacing w:after="0" w:line="300" w:lineRule="auto"/>
        <w:ind w:left="1440" w:hanging="360"/>
        <w:jc w:val="both"/>
        <w:rPr>
          <w:vertAlign w:val="baseline"/>
        </w:rPr>
      </w:pPr>
      <w:r w:rsidDel="00000000" w:rsidR="00000000" w:rsidRPr="00000000">
        <w:rPr>
          <w:vertAlign w:val="baseline"/>
          <w:rtl w:val="0"/>
        </w:rPr>
        <w:t xml:space="preserve">Phân tích cấu tạo và nguyên lý hoạt động của firmware (phần mềm nhúng) trong Tai nghe Bluetooth và Smart Watch.</w:t>
      </w:r>
    </w:p>
    <w:p w:rsidR="00000000" w:rsidDel="00000000" w:rsidP="00000000" w:rsidRDefault="00000000" w:rsidRPr="00000000" w14:paraId="000003A6">
      <w:pPr>
        <w:numPr>
          <w:ilvl w:val="1"/>
          <w:numId w:val="2"/>
        </w:numPr>
        <w:spacing w:after="0" w:line="300" w:lineRule="auto"/>
        <w:ind w:left="1440" w:hanging="360"/>
        <w:jc w:val="both"/>
        <w:rPr>
          <w:vertAlign w:val="baseline"/>
        </w:rPr>
      </w:pPr>
      <w:r w:rsidDel="00000000" w:rsidR="00000000" w:rsidRPr="00000000">
        <w:rPr>
          <w:vertAlign w:val="baseline"/>
          <w:rtl w:val="0"/>
        </w:rPr>
        <w:t xml:space="preserve">Tìm hiểu quy trình nạp phần mềm, kiểm tra chức năng các ứng dụng trên thiết bị sau khi lắp ráp.</w:t>
      </w:r>
    </w:p>
    <w:p w:rsidR="00000000" w:rsidDel="00000000" w:rsidP="00000000" w:rsidRDefault="00000000" w:rsidRPr="00000000" w14:paraId="000003A7">
      <w:pPr>
        <w:spacing w:after="0" w:line="300" w:lineRule="auto"/>
        <w:ind w:left="720" w:firstLine="0"/>
        <w:jc w:val="both"/>
        <w:rPr>
          <w:vertAlign w:val="baseline"/>
        </w:rPr>
      </w:pPr>
      <w:r w:rsidDel="00000000" w:rsidR="00000000" w:rsidRPr="00000000">
        <w:rPr>
          <w:b w:val="1"/>
          <w:bCs w:val="1"/>
          <w:vertAlign w:val="baseline"/>
          <w:rtl w:val="0"/>
        </w:rPr>
        <w:t xml:space="preserve">c) Đối với hướng An toàn thông tin:</w:t>
      </w:r>
      <w:r w:rsidDel="00000000" w:rsidR="00000000" w:rsidRPr="00000000">
        <w:rPr>
          <w:vertAlign w:val="baseline"/>
          <w:rtl w:val="0"/>
        </w:rPr>
        <w:t xml:space="preserve"> </w:t>
      </w:r>
    </w:p>
    <w:p w:rsidR="00000000" w:rsidDel="00000000" w:rsidP="00000000" w:rsidRDefault="00000000" w:rsidRPr="00000000" w14:paraId="000003A8">
      <w:pPr>
        <w:numPr>
          <w:ilvl w:val="1"/>
          <w:numId w:val="2"/>
        </w:numPr>
        <w:spacing w:after="0" w:line="300" w:lineRule="auto"/>
        <w:ind w:left="1440" w:hanging="360"/>
        <w:jc w:val="both"/>
        <w:rPr>
          <w:vertAlign w:val="baseline"/>
        </w:rPr>
      </w:pPr>
      <w:r w:rsidDel="00000000" w:rsidR="00000000" w:rsidRPr="00000000">
        <w:rPr>
          <w:vertAlign w:val="baseline"/>
          <w:rtl w:val="0"/>
        </w:rPr>
        <w:t xml:space="preserve">Nghiên cứu các quy định bảo mật, an toàn thông tin của nhà máy</w:t>
      </w:r>
    </w:p>
    <w:p w:rsidR="00000000" w:rsidDel="00000000" w:rsidP="00000000" w:rsidRDefault="00000000" w:rsidRPr="00000000" w14:paraId="000003A9">
      <w:pPr>
        <w:numPr>
          <w:ilvl w:val="1"/>
          <w:numId w:val="2"/>
        </w:numPr>
        <w:spacing w:after="0" w:line="300" w:lineRule="auto"/>
        <w:ind w:left="1440" w:hanging="360"/>
        <w:jc w:val="both"/>
        <w:rPr>
          <w:vertAlign w:val="baseline"/>
        </w:rPr>
      </w:pPr>
      <w:r w:rsidDel="00000000" w:rsidR="00000000" w:rsidRPr="00000000">
        <w:rPr>
          <w:vertAlign w:val="baseline"/>
          <w:rtl w:val="0"/>
        </w:rPr>
        <w:t xml:space="preserve">Quy trình bảo vệ thông tin sản xuất và ngăn chặn rò rỉ bí mật của doanh nghiệp</w:t>
      </w:r>
      <w:r w:rsidDel="00000000" w:rsidR="00000000" w:rsidRPr="00000000">
        <w:rPr>
          <w:rtl w:val="0"/>
        </w:rPr>
      </w:r>
    </w:p>
    <w:sectPr>
      <w:pgSz w:h="15840" w:w="12240" w:orient="portrait"/>
      <w:pgMar w:bottom="180" w:top="1276" w:left="180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04" w:hanging="360"/>
      </w:pPr>
      <w:rPr>
        <w:rFonts w:ascii="Noto Sans Symbols" w:cs="Noto Sans Symbols" w:eastAsia="Noto Sans Symbols" w:hAnsi="Noto Sans Symbols"/>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ulletcham" w:customStyle="1">
    <w:name w:val="Bullet cham"/>
    <w:basedOn w:val="Normal"/>
    <w:pPr>
      <w:widowControl w:val="0"/>
      <w:numPr>
        <w:numId w:val="1"/>
      </w:numPr>
      <w:spacing w:after="40" w:before="40"/>
      <w:ind w:left="1494"/>
      <w:jc w:val="both"/>
    </w:pPr>
    <w:rPr>
      <w:szCs w:val="20"/>
      <w:lang w:val="en-US"/>
    </w:rPr>
  </w:style>
  <w:style w:type="paragraph" w:styleId="NormalWeb">
    <w:name w:val="Normal (Web)"/>
    <w:basedOn w:val="Normal"/>
    <w:uiPriority w:val="99"/>
    <w:qFormat w:val="1"/>
    <w:pPr>
      <w:spacing w:after="100" w:afterAutospacing="1" w:before="100" w:beforeAutospacing="1"/>
    </w:pPr>
    <w:rPr>
      <w:sz w:val="24"/>
      <w:szCs w:val="24"/>
      <w:lang w:val="en-US"/>
    </w:rPr>
  </w:style>
  <w:style w:type="paragraph" w:styleId="NoSpacing">
    <w:name w:val="No Spacing"/>
    <w:pPr>
      <w:suppressAutoHyphens w:val="1"/>
      <w:spacing w:line="1" w:lineRule="atLeast"/>
      <w:ind w:left="-1" w:leftChars="-1" w:hanging="1" w:hangingChars="1"/>
      <w:textDirection w:val="btLr"/>
      <w:textAlignment w:val="top"/>
      <w:outlineLvl w:val="0"/>
    </w:pPr>
    <w:rPr>
      <w:rFonts w:ascii="Calibri" w:hAnsi="Calibri"/>
      <w:position w:val="-1"/>
      <w:sz w:val="22"/>
      <w:szCs w:val="22"/>
      <w:lang w:eastAsia="ja-JP"/>
    </w:rPr>
  </w:style>
  <w:style w:type="character" w:styleId="NoSpacingChar" w:customStyle="1">
    <w:name w:val="No Spacing Char"/>
    <w:rPr>
      <w:rFonts w:ascii="Calibri" w:cs="Times New Roman" w:eastAsia="Times New Roman" w:hAnsi="Calibri"/>
      <w:w w:val="100"/>
      <w:position w:val="-1"/>
      <w:sz w:val="22"/>
      <w:effect w:val="none"/>
      <w:vertAlign w:val="baseline"/>
      <w:cs w:val="0"/>
      <w:em w:val="none"/>
      <w:lang w:eastAsia="ja-JP"/>
    </w:rPr>
  </w:style>
  <w:style w:type="character" w:styleId="CommentReference">
    <w:name w:val="annotation reference"/>
    <w:qFormat w:val="1"/>
    <w:rPr>
      <w:w w:val="100"/>
      <w:position w:val="-1"/>
      <w:sz w:val="16"/>
      <w:szCs w:val="16"/>
      <w:effect w:val="none"/>
      <w:vertAlign w:val="baseline"/>
      <w:cs w:val="0"/>
      <w:em w:val="none"/>
    </w:rPr>
  </w:style>
  <w:style w:type="paragraph" w:styleId="CommentText">
    <w:name w:val="annotation text"/>
    <w:basedOn w:val="Normal"/>
    <w:qFormat w:val="1"/>
    <w:pPr>
      <w:spacing w:after="200" w:before="0"/>
    </w:pPr>
    <w:rPr>
      <w:sz w:val="28"/>
      <w:szCs w:val="20"/>
    </w:rPr>
  </w:style>
  <w:style w:type="character" w:styleId="CommentTextChar" w:customStyle="1">
    <w:name w:val="Comment Text Char"/>
    <w:rPr>
      <w:w w:val="100"/>
      <w:position w:val="-1"/>
      <w:sz w:val="28"/>
      <w:effect w:val="none"/>
      <w:vertAlign w:val="baseline"/>
      <w:cs w:val="0"/>
      <w:em w:val="none"/>
      <w:lang w:val="vi-VN"/>
    </w:rPr>
  </w:style>
  <w:style w:type="paragraph" w:styleId="BalloonText">
    <w:name w:val="Balloon Text"/>
    <w:basedOn w:val="Normal"/>
    <w:qFormat w:val="1"/>
    <w:pPr>
      <w:spacing w:after="0" w:before="0"/>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paragraph" w:styleId="Header">
    <w:name w:val="header"/>
    <w:basedOn w:val="Normal"/>
    <w:qFormat w:val="1"/>
    <w:pPr>
      <w:tabs>
        <w:tab w:val="center" w:pos="4680"/>
        <w:tab w:val="right" w:pos="9360"/>
      </w:tabs>
    </w:pPr>
  </w:style>
  <w:style w:type="character" w:styleId="HeaderChar" w:customStyle="1">
    <w:name w:val="Header Char"/>
    <w:rPr>
      <w:w w:val="100"/>
      <w:position w:val="-1"/>
      <w:sz w:val="26"/>
      <w:szCs w:val="22"/>
      <w:effect w:val="none"/>
      <w:vertAlign w:val="baseline"/>
      <w:cs w:val="0"/>
      <w:em w:val="none"/>
      <w:lang w:val="vi-VN"/>
    </w:rPr>
  </w:style>
  <w:style w:type="paragraph" w:styleId="Footer">
    <w:name w:val="footer"/>
    <w:basedOn w:val="Normal"/>
    <w:qFormat w:val="1"/>
    <w:pPr>
      <w:tabs>
        <w:tab w:val="center" w:pos="4680"/>
        <w:tab w:val="right" w:pos="9360"/>
      </w:tabs>
    </w:pPr>
  </w:style>
  <w:style w:type="character" w:styleId="FooterChar" w:customStyle="1">
    <w:name w:val="Footer Char"/>
    <w:rPr>
      <w:w w:val="100"/>
      <w:position w:val="-1"/>
      <w:sz w:val="26"/>
      <w:szCs w:val="22"/>
      <w:effect w:val="none"/>
      <w:vertAlign w:val="baseline"/>
      <w:cs w:val="0"/>
      <w:em w:val="none"/>
      <w:lang w:val="vi-VN"/>
    </w:rPr>
  </w:style>
  <w:style w:type="paragraph" w:styleId="CommentSubject">
    <w:name w:val="annotation subject"/>
    <w:basedOn w:val="CommentText"/>
    <w:next w:val="CommentText"/>
    <w:qFormat w:val="1"/>
    <w:pPr>
      <w:spacing w:after="120" w:before="120"/>
    </w:pPr>
    <w:rPr>
      <w:b w:val="1"/>
      <w:bCs w:val="1"/>
      <w:sz w:val="20"/>
    </w:rPr>
  </w:style>
  <w:style w:type="character" w:styleId="CommentSubjectChar" w:customStyle="1">
    <w:name w:val="Comment Subject Char"/>
    <w:rPr>
      <w:b w:val="1"/>
      <w:bCs w:val="1"/>
      <w:w w:val="100"/>
      <w:position w:val="-1"/>
      <w:sz w:val="28"/>
      <w:effect w:val="none"/>
      <w:vertAlign w:val="baseline"/>
      <w:cs w:val="0"/>
      <w:em w:val="none"/>
      <w:lang w:val="vi-VN"/>
    </w:rPr>
  </w:style>
  <w:style w:type="character" w:styleId="citation-263" w:customStyle="1">
    <w:name w:val="citation-263"/>
    <w:basedOn w:val="DefaultParagraphFont"/>
    <w:rsid w:val="0071004A"/>
  </w:style>
  <w:style w:type="character" w:styleId="citation-262" w:customStyle="1">
    <w:name w:val="citation-262"/>
    <w:basedOn w:val="DefaultParagraphFont"/>
    <w:rsid w:val="0071004A"/>
  </w:style>
  <w:style w:type="character" w:styleId="citation-261" w:customStyle="1">
    <w:name w:val="citation-261"/>
    <w:basedOn w:val="DefaultParagraphFont"/>
    <w:rsid w:val="0071004A"/>
  </w:style>
  <w:style w:type="character" w:styleId="citation-260" w:customStyle="1">
    <w:name w:val="citation-260"/>
    <w:basedOn w:val="DefaultParagraphFont"/>
    <w:rsid w:val="0071004A"/>
  </w:style>
  <w:style w:type="character" w:styleId="citation-259" w:customStyle="1">
    <w:name w:val="citation-259"/>
    <w:basedOn w:val="DefaultParagraphFont"/>
    <w:rsid w:val="0071004A"/>
  </w:style>
  <w:style w:type="character" w:styleId="citation-258" w:customStyle="1">
    <w:name w:val="citation-258"/>
    <w:basedOn w:val="DefaultParagraphFont"/>
    <w:rsid w:val="0071004A"/>
  </w:style>
  <w:style w:type="character" w:styleId="citation-257" w:customStyle="1">
    <w:name w:val="citation-257"/>
    <w:basedOn w:val="DefaultParagraphFont"/>
    <w:rsid w:val="0071004A"/>
  </w:style>
  <w:style w:type="character" w:styleId="citation-256" w:customStyle="1">
    <w:name w:val="citation-256"/>
    <w:basedOn w:val="DefaultParagraphFont"/>
    <w:rsid w:val="0071004A"/>
  </w:style>
  <w:style w:type="character" w:styleId="citation-255" w:customStyle="1">
    <w:name w:val="citation-255"/>
    <w:basedOn w:val="DefaultParagraphFont"/>
    <w:rsid w:val="0071004A"/>
  </w:style>
  <w:style w:type="character" w:styleId="citation-254" w:customStyle="1">
    <w:name w:val="citation-254"/>
    <w:basedOn w:val="DefaultParagraphFont"/>
    <w:rsid w:val="0071004A"/>
  </w:style>
  <w:style w:type="character" w:styleId="citation-253" w:customStyle="1">
    <w:name w:val="citation-253"/>
    <w:basedOn w:val="DefaultParagraphFont"/>
    <w:rsid w:val="0071004A"/>
  </w:style>
  <w:style w:type="paragraph" w:styleId="ListParagraph">
    <w:name w:val="List Paragraph"/>
    <w:basedOn w:val="Normal"/>
    <w:uiPriority w:val="34"/>
    <w:qFormat w:val="1"/>
    <w:rsid w:val="00F05BF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oY6loyENYil8khRImXPlZUURw==">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2026-01-09T01:33:00Z</dcterms:created>
  <dc:creator>Sony</dc:creator>
</cp:coreProperties>
</file>