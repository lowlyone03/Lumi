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03">
      <w:pPr>
        <w:spacing w:after="150" w:line="240" w:lineRule="auto"/>
        <w:jc w:val="center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63500</wp:posOffset>
                </wp:positionV>
                <wp:extent cx="233362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9188" y="3780000"/>
                          <a:ext cx="23336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63500</wp:posOffset>
                </wp:positionV>
                <wp:extent cx="2333625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36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rtl w:val="0"/>
        </w:rPr>
        <w:t xml:space="preserve">PHIẾU NHẬN XÉT THỰC TẬP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Họ và tên sinh viên thực tập: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………………………………………………………………………………………. </w:t>
      </w:r>
    </w:p>
    <w:p w:rsidR="00000000" w:rsidDel="00000000" w:rsidP="00000000" w:rsidRDefault="00000000" w:rsidRPr="00000000" w14:paraId="00000008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Lớp: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……………………………………….…………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Mã số SV: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…………….…………………………………………..…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Khóa học: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……………………………..……….…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Ngành Công nghệ thông tin.</w:t>
      </w:r>
    </w:p>
    <w:p w:rsidR="00000000" w:rsidDel="00000000" w:rsidP="00000000" w:rsidRDefault="00000000" w:rsidRPr="00000000" w14:paraId="0000000A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Trường Đại học Tài chính Ngân hàng Hà Nội.</w:t>
      </w:r>
    </w:p>
    <w:p w:rsidR="00000000" w:rsidDel="00000000" w:rsidP="00000000" w:rsidRDefault="00000000" w:rsidRPr="00000000" w14:paraId="0000000B">
      <w:pPr>
        <w:spacing w:after="0" w:before="24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Tên, địa chỉ Đơn vị (</w:t>
      </w:r>
      <w:r w:rsidDel="00000000" w:rsidR="00000000" w:rsidRPr="00000000">
        <w:rPr>
          <w:i w:val="1"/>
          <w:color w:val="212121"/>
          <w:sz w:val="26"/>
          <w:szCs w:val="26"/>
          <w:rtl w:val="0"/>
        </w:rPr>
        <w:t xml:space="preserve">nơi sinh viên thực tập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: …………………………….……………………………………</w:t>
      </w:r>
    </w:p>
    <w:p w:rsidR="00000000" w:rsidDel="00000000" w:rsidP="00000000" w:rsidRDefault="00000000" w:rsidRPr="00000000" w14:paraId="0000000C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Thời gian thực tập: Từ ngày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……..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tháng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…..…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năm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…..……. 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đến ngày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tháng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năm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Công việc sinh viên đã thực hiện: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………………………………………………………………………………………….</w:t>
      </w:r>
    </w:p>
    <w:p w:rsidR="00000000" w:rsidDel="00000000" w:rsidP="00000000" w:rsidRDefault="00000000" w:rsidRPr="00000000" w14:paraId="00000010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4">
      <w:pPr>
        <w:spacing w:after="0" w:before="120" w:lineRule="auto"/>
        <w:jc w:val="both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Nhận xét của đơn vị thực tập:</w:t>
      </w:r>
    </w:p>
    <w:p w:rsidR="00000000" w:rsidDel="00000000" w:rsidP="00000000" w:rsidRDefault="00000000" w:rsidRPr="00000000" w14:paraId="00000015">
      <w:pPr>
        <w:spacing w:after="0" w:before="120" w:lineRule="auto"/>
        <w:jc w:val="both"/>
        <w:rPr>
          <w:b w:val="1"/>
          <w:i w:val="1"/>
          <w:color w:val="212121"/>
          <w:sz w:val="26"/>
          <w:szCs w:val="26"/>
        </w:rPr>
      </w:pPr>
      <w:r w:rsidDel="00000000" w:rsidR="00000000" w:rsidRPr="00000000">
        <w:rPr>
          <w:b w:val="1"/>
          <w:i w:val="1"/>
          <w:color w:val="212121"/>
          <w:sz w:val="26"/>
          <w:szCs w:val="26"/>
          <w:rtl w:val="0"/>
        </w:rPr>
        <w:t xml:space="preserve">1) Về ý thức: </w:t>
      </w:r>
    </w:p>
    <w:p w:rsidR="00000000" w:rsidDel="00000000" w:rsidP="00000000" w:rsidRDefault="00000000" w:rsidRPr="00000000" w14:paraId="00000016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120" w:lineRule="auto"/>
        <w:jc w:val="both"/>
        <w:rPr>
          <w:b w:val="1"/>
          <w:i w:val="1"/>
          <w:color w:val="212121"/>
          <w:sz w:val="26"/>
          <w:szCs w:val="26"/>
        </w:rPr>
      </w:pPr>
      <w:r w:rsidDel="00000000" w:rsidR="00000000" w:rsidRPr="00000000">
        <w:rPr>
          <w:b w:val="1"/>
          <w:i w:val="1"/>
          <w:color w:val="212121"/>
          <w:sz w:val="26"/>
          <w:szCs w:val="26"/>
          <w:rtl w:val="0"/>
        </w:rPr>
        <w:t xml:space="preserve">2) Về thái độ:</w:t>
      </w:r>
    </w:p>
    <w:p w:rsidR="00000000" w:rsidDel="00000000" w:rsidP="00000000" w:rsidRDefault="00000000" w:rsidRPr="00000000" w14:paraId="00000019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A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20" w:lineRule="auto"/>
        <w:jc w:val="both"/>
        <w:rPr>
          <w:b w:val="1"/>
          <w:i w:val="1"/>
          <w:color w:val="212121"/>
          <w:sz w:val="26"/>
          <w:szCs w:val="26"/>
        </w:rPr>
      </w:pPr>
      <w:r w:rsidDel="00000000" w:rsidR="00000000" w:rsidRPr="00000000">
        <w:rPr>
          <w:b w:val="1"/>
          <w:i w:val="1"/>
          <w:color w:val="212121"/>
          <w:sz w:val="26"/>
          <w:szCs w:val="26"/>
          <w:rtl w:val="0"/>
        </w:rPr>
        <w:t xml:space="preserve">3) Về kết quả thực hiện công việc:</w:t>
      </w:r>
    </w:p>
    <w:p w:rsidR="00000000" w:rsidDel="00000000" w:rsidP="00000000" w:rsidRDefault="00000000" w:rsidRPr="00000000" w14:paraId="0000001C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.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20" w:lineRule="auto"/>
        <w:jc w:val="both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 Nhận xét chung:</w:t>
      </w:r>
    </w:p>
    <w:p w:rsidR="00000000" w:rsidDel="00000000" w:rsidP="00000000" w:rsidRDefault="00000000" w:rsidRPr="00000000" w14:paraId="0000001F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</w:p>
    <w:tbl>
      <w:tblPr>
        <w:tblStyle w:val="Table1"/>
        <w:tblW w:w="9631.0" w:type="dxa"/>
        <w:jc w:val="left"/>
        <w:tblInd w:w="-150.0" w:type="dxa"/>
        <w:tblLayout w:type="fixed"/>
        <w:tblLook w:val="0400"/>
      </w:tblPr>
      <w:tblGrid>
        <w:gridCol w:w="3394"/>
        <w:gridCol w:w="6237"/>
        <w:tblGridChange w:id="0">
          <w:tblGrid>
            <w:gridCol w:w="3394"/>
            <w:gridCol w:w="6237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Người nhận xét</w:t>
            </w:r>
          </w:p>
          <w:p w:rsidR="00000000" w:rsidDel="00000000" w:rsidP="00000000" w:rsidRDefault="00000000" w:rsidRPr="00000000" w14:paraId="00000023">
            <w:pPr>
              <w:spacing w:after="15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i w:val="1"/>
                <w:color w:val="212121"/>
                <w:sz w:val="24"/>
                <w:szCs w:val="24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i w:val="1"/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………………..………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, ngày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….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 tháng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 năm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 ………..…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Xác nhận của đơn vị (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nơi sinh viên thực tập</w:t>
            </w: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i w:val="1"/>
                <w:color w:val="212121"/>
                <w:sz w:val="24"/>
                <w:szCs w:val="24"/>
                <w:rtl w:val="0"/>
              </w:rPr>
              <w:t xml:space="preserve">(Ký, ghi rõ họ tên và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2"/>
      </w:sdtPr>
      <w:sdtContent>
        <w:p w:rsidR="00000000" w:rsidDel="00000000" w:rsidP="00000000" w:rsidRDefault="00000000" w:rsidRPr="00000000" w14:paraId="00000027">
          <w:pPr>
            <w:rPr>
              <w:ins w:author="Nga Nguyễn" w:id="0" w:date="2022-06-19T03:12:36Z"/>
              <w:color w:val="212121"/>
              <w:sz w:val="26"/>
              <w:szCs w:val="26"/>
            </w:rPr>
          </w:pPr>
          <w:sdt>
            <w:sdtPr>
              <w:tag w:val="goog_rdk_1"/>
            </w:sdtPr>
            <w:sdtContent>
              <w:ins w:author="Nga Nguyễn" w:id="0" w:date="2022-06-19T03:12:36Z">
                <w:bookmarkStart w:colFirst="0" w:colLast="0" w:name="_heading=h.gjdgxs" w:id="0"/>
                <w:bookmarkEnd w:id="0"/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28">
          <w:pPr>
            <w:rPr/>
            <w:pPrChange w:author="Nga Nguyễn" w:id="0" w:date="2022-06-19T03:12:36Z">
              <w:pPr/>
            </w:pPrChange>
          </w:pPr>
          <w:bookmarkStart w:colFirst="0" w:colLast="0" w:name="_heading=h.gjdgxs" w:id="0"/>
          <w:bookmarkEnd w:id="0"/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9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Độc lập – Tự do – Hạnh phúc</w:t>
      </w:r>
    </w:p>
    <w:p w:rsidR="00000000" w:rsidDel="00000000" w:rsidP="00000000" w:rsidRDefault="00000000" w:rsidRPr="00000000" w14:paraId="0000002B">
      <w:pPr>
        <w:spacing w:after="150" w:line="240" w:lineRule="auto"/>
        <w:jc w:val="center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63500</wp:posOffset>
                </wp:positionV>
                <wp:extent cx="233362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9188" y="3780000"/>
                          <a:ext cx="23336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63500</wp:posOffset>
                </wp:positionV>
                <wp:extent cx="2333625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36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b w:val="1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rtl w:val="0"/>
        </w:rPr>
        <w:t xml:space="preserve">PHIẾU NHẬN XÉT</w:t>
      </w:r>
      <w:sdt>
        <w:sdtPr>
          <w:tag w:val="goog_rdk_4"/>
        </w:sdtPr>
        <w:sdtContent>
          <w:del w:author="Thoa Ngọc" w:id="2" w:date="2025-04-21T04:59:56Z">
            <w:r w:rsidDel="00000000" w:rsidR="00000000" w:rsidRPr="00000000">
              <w:rPr>
                <w:b w:val="1"/>
                <w:color w:val="212121"/>
                <w:rtl w:val="0"/>
              </w:rPr>
              <w:delText xml:space="preserve"> LÀM KHÓA</w:delText>
            </w:r>
            <w:r w:rsidDel="00000000" w:rsidR="00000000" w:rsidRPr="00000000">
              <w:rPr>
                <w:b w:val="1"/>
                <w:color w:val="212121"/>
                <w:rtl w:val="0"/>
              </w:rPr>
              <w:delText xml:space="preserve"> LUẬN TỐT NGHIỆP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Họ và tên sinh viên: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………………………………………………………………………………………………………. </w:t>
      </w:r>
    </w:p>
    <w:p w:rsidR="00000000" w:rsidDel="00000000" w:rsidP="00000000" w:rsidRDefault="00000000" w:rsidRPr="00000000" w14:paraId="00000030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Lớp: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……………………………………….…………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Mã số SV: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 …………….…………………………………………..…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Khóa học: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……………………………..……….…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Ngành Công nghệ thông tin.</w:t>
      </w:r>
    </w:p>
    <w:p w:rsidR="00000000" w:rsidDel="00000000" w:rsidP="00000000" w:rsidRDefault="00000000" w:rsidRPr="00000000" w14:paraId="00000032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Trường Đại học Tài chính Ngân hàng Hà Nội.</w:t>
      </w:r>
    </w:p>
    <w:p w:rsidR="00000000" w:rsidDel="00000000" w:rsidP="00000000" w:rsidRDefault="00000000" w:rsidRPr="00000000" w14:paraId="00000033">
      <w:pPr>
        <w:spacing w:after="0" w:before="24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Tên, địa chỉ Đơn vị (</w:t>
      </w:r>
      <w:r w:rsidDel="00000000" w:rsidR="00000000" w:rsidRPr="00000000">
        <w:rPr>
          <w:i w:val="1"/>
          <w:color w:val="212121"/>
          <w:sz w:val="26"/>
          <w:szCs w:val="26"/>
          <w:rtl w:val="0"/>
        </w:rPr>
        <w:t xml:space="preserve">nơi sinh viên làm khóa luận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: ……………………………………………………..……………</w:t>
      </w:r>
    </w:p>
    <w:p w:rsidR="00000000" w:rsidDel="00000000" w:rsidP="00000000" w:rsidRDefault="00000000" w:rsidRPr="00000000" w14:paraId="00000034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Thời gian làm khóa luận: Từ ngày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…..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tháng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…..…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năm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…..……. 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đến ngày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tháng .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năm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Tên đề tài khóa luận: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…………………………………………………………………………………………….</w:t>
      </w:r>
    </w:p>
    <w:p w:rsidR="00000000" w:rsidDel="00000000" w:rsidP="00000000" w:rsidRDefault="00000000" w:rsidRPr="00000000" w14:paraId="00000038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…………………………………………………………………………………………………………………………………………..…………..</w:t>
      </w:r>
    </w:p>
    <w:p w:rsidR="00000000" w:rsidDel="00000000" w:rsidP="00000000" w:rsidRDefault="00000000" w:rsidRPr="00000000" w14:paraId="0000003A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Nội dung chính sinh viên đã thực hiện: </w:t>
      </w: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………………………………………………………………………………….</w:t>
      </w:r>
    </w:p>
    <w:p w:rsidR="00000000" w:rsidDel="00000000" w:rsidP="00000000" w:rsidRDefault="00000000" w:rsidRPr="00000000" w14:paraId="0000003B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 ……………………………………………………………………………………………………………………………………………………..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120" w:lineRule="auto"/>
        <w:jc w:val="both"/>
        <w:rPr>
          <w:b w:val="1"/>
          <w:color w:val="212121"/>
          <w:sz w:val="26"/>
          <w:szCs w:val="26"/>
        </w:rPr>
      </w:pP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Nhận xét của đơn vị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(</w:t>
      </w:r>
      <w:r w:rsidDel="00000000" w:rsidR="00000000" w:rsidRPr="00000000">
        <w:rPr>
          <w:i w:val="1"/>
          <w:color w:val="212121"/>
          <w:sz w:val="26"/>
          <w:szCs w:val="26"/>
          <w:rtl w:val="0"/>
        </w:rPr>
        <w:t xml:space="preserve">nơi SV làm khóa luận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)</w:t>
      </w:r>
      <w:r w:rsidDel="00000000" w:rsidR="00000000" w:rsidRPr="00000000">
        <w:rPr>
          <w:b w:val="1"/>
          <w:color w:val="21212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42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. ………………………………………………………………………………………………………………………………………………..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20" w:lineRule="auto"/>
        <w:jc w:val="both"/>
        <w:rPr>
          <w:color w:val="212121"/>
          <w:sz w:val="16"/>
          <w:szCs w:val="16"/>
        </w:rPr>
      </w:pPr>
      <w:r w:rsidDel="00000000" w:rsidR="00000000" w:rsidRPr="00000000">
        <w:rPr>
          <w:color w:val="212121"/>
          <w:sz w:val="16"/>
          <w:szCs w:val="16"/>
          <w:rtl w:val="0"/>
        </w:rPr>
        <w:t xml:space="preserve">………………………………………………………………………………………………………………………………………………....</w:t>
      </w:r>
    </w:p>
    <w:p w:rsidR="00000000" w:rsidDel="00000000" w:rsidP="00000000" w:rsidRDefault="00000000" w:rsidRPr="00000000" w14:paraId="00000047">
      <w:pPr>
        <w:spacing w:after="0" w:before="120" w:lineRule="auto"/>
        <w:jc w:val="both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1.0" w:type="dxa"/>
        <w:jc w:val="left"/>
        <w:tblInd w:w="-150.0" w:type="dxa"/>
        <w:tblLayout w:type="fixed"/>
        <w:tblLook w:val="0400"/>
      </w:tblPr>
      <w:tblGrid>
        <w:gridCol w:w="3394"/>
        <w:gridCol w:w="6237"/>
        <w:tblGridChange w:id="0">
          <w:tblGrid>
            <w:gridCol w:w="3394"/>
            <w:gridCol w:w="6237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Người nhận xét</w:t>
            </w:r>
          </w:p>
          <w:p w:rsidR="00000000" w:rsidDel="00000000" w:rsidP="00000000" w:rsidRDefault="00000000" w:rsidRPr="00000000" w14:paraId="0000004A">
            <w:pPr>
              <w:spacing w:after="150" w:line="240" w:lineRule="auto"/>
              <w:jc w:val="center"/>
              <w:rPr>
                <w:i w:val="1"/>
                <w:color w:val="212121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212121"/>
                <w:sz w:val="24"/>
                <w:szCs w:val="24"/>
                <w:rtl w:val="0"/>
              </w:rPr>
              <w:t xml:space="preserve">(Ký và ghi rõ họ tên)</w:t>
            </w:r>
          </w:p>
          <w:p w:rsidR="00000000" w:rsidDel="00000000" w:rsidP="00000000" w:rsidRDefault="00000000" w:rsidRPr="00000000" w14:paraId="0000004B">
            <w:pPr>
              <w:spacing w:after="15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150.0" w:type="dxa"/>
              <w:bottom w:w="15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i w:val="1"/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………………..………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, ngày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….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 tháng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……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 năm</w:t>
            </w:r>
            <w:r w:rsidDel="00000000" w:rsidR="00000000" w:rsidRPr="00000000">
              <w:rPr>
                <w:i w:val="1"/>
                <w:color w:val="212121"/>
                <w:sz w:val="16"/>
                <w:szCs w:val="16"/>
                <w:rtl w:val="0"/>
              </w:rPr>
              <w:t xml:space="preserve"> ………..…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Xác nhận của đơn vị (</w:t>
            </w:r>
            <w:r w:rsidDel="00000000" w:rsidR="00000000" w:rsidRPr="00000000">
              <w:rPr>
                <w:i w:val="1"/>
                <w:color w:val="212121"/>
                <w:sz w:val="26"/>
                <w:szCs w:val="26"/>
                <w:rtl w:val="0"/>
              </w:rPr>
              <w:t xml:space="preserve">nơi sinh viên làm khóa luận</w:t>
            </w:r>
            <w:r w:rsidDel="00000000" w:rsidR="00000000" w:rsidRPr="00000000">
              <w:rPr>
                <w:color w:val="212121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212121"/>
                <w:sz w:val="26"/>
                <w:szCs w:val="26"/>
              </w:rPr>
            </w:pPr>
            <w:r w:rsidDel="00000000" w:rsidR="00000000" w:rsidRPr="00000000">
              <w:rPr>
                <w:i w:val="1"/>
                <w:color w:val="212121"/>
                <w:sz w:val="24"/>
                <w:szCs w:val="24"/>
                <w:rtl w:val="0"/>
              </w:rPr>
              <w:t xml:space="preserve">(Ký, ghi rõ họ tên và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993" w:top="993" w:left="1560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D42D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FF61C6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UJrFQTYBJDdG1MXRZlyv3aTLA==">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2022-03-14T07:49:00Z</dcterms:created>
  <dc:creator>Microsoft account</dc:creator>
</cp:coreProperties>
</file>