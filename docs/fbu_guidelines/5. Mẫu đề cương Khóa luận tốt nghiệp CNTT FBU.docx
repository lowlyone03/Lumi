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280166652"/>
        <w:tag w:val="goog_rdk_0"/>
      </w:sdtPr>
      <w:sdtContent>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0"/>
              <w:bCs w:val="0"/>
              <w:i w:val="0"/>
              <w:iCs w:val="0"/>
              <w:smallCaps w:val="1"/>
              <w:strike w:val="0"/>
              <w:color w:val="000000"/>
              <w:sz w:val="30"/>
              <w:szCs w:val="30"/>
              <w:u w:val="none"/>
              <w:shd w:fill="auto" w:val="clear"/>
              <w:vertAlign w:val="baseline"/>
            </w:rPr>
            <w:pPrChange w:author="Nguyen Hoang Anh" w:id="0" w:date="2025-02-24T10:01:48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pPrChange>
          </w:pPr>
          <w:r w:rsidDel="00000000" w:rsidR="00000000" w:rsidRPr="00000000">
            <w:rPr>
              <w:rFonts w:ascii="Times New Roman" w:cs="Times New Roman" w:eastAsia="Times New Roman" w:hAnsi="Times New Roman"/>
              <w:b w:val="0"/>
              <w:bCs w:val="0"/>
              <w:i w:val="0"/>
              <w:iCs w:val="0"/>
              <w:smallCaps w:val="1"/>
              <w:strike w:val="0"/>
              <w:color w:val="000000"/>
              <w:sz w:val="30"/>
              <w:szCs w:val="30"/>
              <w:u w:val="none"/>
              <w:shd w:fill="auto" w:val="clear"/>
              <w:vertAlign w:val="baseline"/>
              <w:rtl w:val="0"/>
            </w:rPr>
            <w:t xml:space="preserve">TRƯỜNG ĐẠI HỌC TÀI CHÍNH NGÂN HÀNG HÀ NỘI</w:t>
          </w:r>
        </w:p>
      </w:sdtContent>
    </w:sdt>
    <w:p w:rsidR="00000000" w:rsidDel="00000000" w:rsidP="00000000" w:rsidRDefault="00000000" w:rsidRPr="00000000" w14:paraId="00000002">
      <w:pPr>
        <w:ind w:firstLine="0"/>
        <w:jc w:val="center"/>
        <w:rPr>
          <w:sz w:val="40"/>
          <w:szCs w:val="40"/>
        </w:rPr>
      </w:pPr>
      <w:bookmarkStart w:colFirst="0" w:colLast="0" w:name="_heading=h.gjdgxs" w:id="0"/>
      <w:bookmarkEnd w:id="0"/>
      <w:r w:rsidDel="00000000" w:rsidR="00000000" w:rsidRPr="00000000">
        <w:rPr>
          <w:b w:val="1"/>
          <w:bCs w:val="1"/>
          <w:smallCaps w:val="1"/>
          <w:sz w:val="32"/>
          <w:szCs w:val="32"/>
          <w:rtl w:val="0"/>
        </w:rPr>
        <w:t xml:space="preserve">VIỆN CÔNG NGHỆ THÔNG TIN</w:t>
      </w:r>
      <w:r w:rsidDel="00000000" w:rsidR="00000000" w:rsidRPr="00000000">
        <w:rPr>
          <w:rtl w:val="0"/>
        </w:rPr>
      </w:r>
    </w:p>
    <w:p w:rsidR="00000000" w:rsidDel="00000000" w:rsidP="00000000" w:rsidRDefault="00000000" w:rsidRPr="00000000" w14:paraId="00000003">
      <w:pPr>
        <w:spacing w:before="120" w:lineRule="auto"/>
        <w:ind w:firstLine="0"/>
        <w:jc w:val="center"/>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1930400</wp:posOffset>
                </wp:positionH>
                <wp:positionV relativeFrom="paragraph">
                  <wp:posOffset>0</wp:posOffset>
                </wp:positionV>
                <wp:extent cx="2200275" cy="31750"/>
                <wp:effectExtent b="0" l="0" r="0" t="0"/>
                <wp:wrapNone/>
                <wp:docPr id="224" name=""/>
                <a:graphic>
                  <a:graphicData uri="http://schemas.microsoft.com/office/word/2010/wordprocessingShape">
                    <wps:wsp>
                      <wps:cNvCnPr/>
                      <wps:spPr>
                        <a:xfrm>
                          <a:off x="4255388" y="3780000"/>
                          <a:ext cx="2181225" cy="0"/>
                        </a:xfrm>
                        <a:prstGeom prst="straightConnector1">
                          <a:avLst/>
                        </a:prstGeom>
                        <a:noFill/>
                        <a:ln cap="flat" cmpd="sng" w="9525">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1930400</wp:posOffset>
                </wp:positionH>
                <wp:positionV relativeFrom="paragraph">
                  <wp:posOffset>0</wp:posOffset>
                </wp:positionV>
                <wp:extent cx="2200275" cy="31750"/>
                <wp:effectExtent b="0" l="0" r="0" t="0"/>
                <wp:wrapNone/>
                <wp:docPr id="224"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200275" cy="31750"/>
                        </a:xfrm>
                        <a:prstGeom prst="rect"/>
                        <a:ln/>
                      </pic:spPr>
                    </pic:pic>
                  </a:graphicData>
                </a:graphic>
              </wp:anchor>
            </w:drawing>
          </mc:Fallback>
        </mc:AlternateContent>
      </w:r>
    </w:p>
    <w:p w:rsidR="00000000" w:rsidDel="00000000" w:rsidP="00000000" w:rsidRDefault="00000000" w:rsidRPr="00000000" w14:paraId="00000004">
      <w:pPr>
        <w:spacing w:before="120" w:lineRule="auto"/>
        <w:ind w:firstLine="0"/>
        <w:jc w:val="center"/>
        <w:rPr>
          <w:sz w:val="28"/>
          <w:szCs w:val="28"/>
        </w:rPr>
      </w:pPr>
      <w:r w:rsidDel="00000000" w:rsidR="00000000" w:rsidRPr="00000000">
        <w:rPr>
          <w:rtl w:val="0"/>
        </w:rPr>
      </w:r>
      <w:sdt>
        <w:sdtPr>
          <w:id w:val="442945677"/>
          <w:tag w:val="goog_rdk_1"/>
        </w:sdtPr>
        <w:sdtContent>
          <w:del w:author="Hiếu Nguyễn" w:id="1" w:date="2026-02-24T07:12:46Z">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-673099</wp:posOffset>
                      </wp:positionH>
                      <wp:positionV relativeFrom="paragraph">
                        <wp:posOffset>147320</wp:posOffset>
                      </wp:positionV>
                      <wp:extent cx="1047750" cy="1433195"/>
                      <wp:effectExtent b="0" l="0" r="0" t="0"/>
                      <wp:wrapSquare wrapText="bothSides" distB="45720" distT="45720" distL="114300" distR="114300"/>
                      <wp:docPr id="222" name=""/>
                      <a:graphic>
                        <a:graphicData uri="http://schemas.microsoft.com/office/word/2010/wordprocessingShape">
                          <wps:wsp>
                            <wps:cNvSpPr/>
                            <wps:cNvPr id="2" name="Shape 2"/>
                            <wps:spPr>
                              <a:xfrm>
                                <a:off x="4836413" y="3077690"/>
                                <a:ext cx="1019175"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TRANG BÌA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-673099</wp:posOffset>
                      </wp:positionH>
                      <wp:positionV relativeFrom="paragraph">
                        <wp:posOffset>147320</wp:posOffset>
                      </wp:positionV>
                      <wp:extent cx="1047750" cy="1433195"/>
                      <wp:effectExtent b="0" l="0" r="0" t="0"/>
                      <wp:wrapSquare wrapText="bothSides" distB="45720" distT="45720" distL="114300" distR="114300"/>
                      <wp:docPr id="222"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1047750" cy="1433195"/>
                              </a:xfrm>
                              <a:prstGeom prst="rect"/>
                              <a:ln/>
                            </pic:spPr>
                          </pic:pic>
                        </a:graphicData>
                      </a:graphic>
                    </wp:anchor>
                  </w:drawing>
                </mc:Fallback>
              </mc:AlternateContent>
            </w:r>
          </w:del>
        </w:sdtContent>
      </w:sdt>
      <w:sdt>
        <w:sdtPr>
          <w:id w:val="-1526299186"/>
          <w:tag w:val="goog_rdk_2"/>
        </w:sdtPr>
        <w:sdtContent>
          <w:ins w:author="Hiếu Nguyễn" w:id="1" w:date="2026-02-24T07:12:46Z">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-676274</wp:posOffset>
                      </wp:positionH>
                      <wp:positionV relativeFrom="paragraph">
                        <wp:posOffset>150495</wp:posOffset>
                      </wp:positionV>
                      <wp:extent cx="6707505" cy="1428750"/>
                      <wp:effectExtent b="0" l="0" r="0" t="0"/>
                      <wp:wrapSquare wrapText="bothSides" distB="45720" distT="45720" distL="114300" distR="114300"/>
                      <wp:docPr id="223" name=""/>
                      <a:graphic>
                        <a:graphicData uri="http://schemas.microsoft.com/office/word/2010/wordprocessingShape">
                          <wps:wsp>
                            <wps:cNvSpPr/>
                            <wps:cNvPr id="2" name="Shape 2"/>
                            <wps:spPr>
                              <a:xfrm>
                                <a:off x="4836413" y="3077690"/>
                                <a:ext cx="1019175"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TRANG BÌA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-676274</wp:posOffset>
                      </wp:positionH>
                      <wp:positionV relativeFrom="paragraph">
                        <wp:posOffset>150495</wp:posOffset>
                      </wp:positionV>
                      <wp:extent cx="6707505" cy="1428750"/>
                      <wp:effectExtent b="0" l="0" r="0" t="0"/>
                      <wp:wrapSquare wrapText="bothSides" distB="45720" distT="45720" distL="114300" distR="114300"/>
                      <wp:docPr id="223"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707505" cy="1428750"/>
                              </a:xfrm>
                              <a:prstGeom prst="rect"/>
                              <a:ln/>
                            </pic:spPr>
                          </pic:pic>
                        </a:graphicData>
                      </a:graphic>
                    </wp:anchor>
                  </w:drawing>
                </mc:Fallback>
              </mc:AlternateContent>
            </w:r>
          </w:ins>
        </w:sdtContent>
      </w:sdt>
    </w:p>
    <w:p w:rsidR="00000000" w:rsidDel="00000000" w:rsidP="00000000" w:rsidRDefault="00000000" w:rsidRPr="00000000" w14:paraId="00000005">
      <w:pPr>
        <w:spacing w:before="120" w:lineRule="auto"/>
        <w:ind w:firstLine="0"/>
        <w:jc w:val="center"/>
        <w:rPr>
          <w:sz w:val="28"/>
          <w:szCs w:val="28"/>
        </w:rPr>
      </w:pPr>
      <w:r w:rsidDel="00000000" w:rsidR="00000000" w:rsidRPr="00000000">
        <w:rPr>
          <w:rtl w:val="0"/>
        </w:rPr>
      </w:r>
    </w:p>
    <w:p w:rsidR="00000000" w:rsidDel="00000000" w:rsidP="00000000" w:rsidRDefault="00000000" w:rsidRPr="00000000" w14:paraId="00000006">
      <w:pPr>
        <w:spacing w:before="120" w:lineRule="auto"/>
        <w:ind w:firstLine="0"/>
        <w:jc w:val="center"/>
        <w:rPr>
          <w:sz w:val="28"/>
          <w:szCs w:val="28"/>
        </w:rPr>
      </w:pPr>
      <w:r w:rsidDel="00000000" w:rsidR="00000000" w:rsidRPr="00000000">
        <w:rPr>
          <w:rtl w:val="0"/>
        </w:rPr>
      </w:r>
    </w:p>
    <w:p w:rsidR="00000000" w:rsidDel="00000000" w:rsidP="00000000" w:rsidRDefault="00000000" w:rsidRPr="00000000" w14:paraId="00000007">
      <w:pPr>
        <w:spacing w:before="120" w:lineRule="auto"/>
        <w:ind w:firstLine="0"/>
        <w:jc w:val="center"/>
        <w:rPr>
          <w:sz w:val="28"/>
          <w:szCs w:val="28"/>
        </w:rPr>
      </w:pPr>
      <w:r w:rsidDel="00000000" w:rsidR="00000000" w:rsidRPr="00000000">
        <w:rPr>
          <w:rtl w:val="0"/>
        </w:rPr>
      </w:r>
    </w:p>
    <w:p w:rsidR="00000000" w:rsidDel="00000000" w:rsidP="00000000" w:rsidRDefault="00000000" w:rsidRPr="00000000" w14:paraId="00000008">
      <w:pPr>
        <w:spacing w:before="120" w:lineRule="auto"/>
        <w:ind w:firstLine="0"/>
        <w:jc w:val="center"/>
        <w:rPr>
          <w:sz w:val="28"/>
          <w:szCs w:val="28"/>
        </w:rPr>
      </w:pPr>
      <w:r w:rsidDel="00000000" w:rsidR="00000000" w:rsidRPr="00000000">
        <w:rPr>
          <w:rtl w:val="0"/>
        </w:rPr>
      </w:r>
    </w:p>
    <w:p w:rsidR="00000000" w:rsidDel="00000000" w:rsidP="00000000" w:rsidRDefault="00000000" w:rsidRPr="00000000" w14:paraId="00000009">
      <w:pPr>
        <w:spacing w:before="120" w:lineRule="auto"/>
        <w:ind w:firstLine="0"/>
        <w:jc w:val="center"/>
        <w:rPr>
          <w:sz w:val="28"/>
          <w:szCs w:val="28"/>
        </w:rPr>
      </w:pPr>
      <w:r w:rsidDel="00000000" w:rsidR="00000000" w:rsidRPr="00000000">
        <w:rPr>
          <w:rtl w:val="0"/>
        </w:rPr>
      </w:r>
    </w:p>
    <w:p w:rsidR="00000000" w:rsidDel="00000000" w:rsidP="00000000" w:rsidRDefault="00000000" w:rsidRPr="00000000" w14:paraId="0000000A">
      <w:pPr>
        <w:spacing w:before="120" w:lineRule="auto"/>
        <w:ind w:firstLine="0"/>
        <w:jc w:val="center"/>
        <w:rPr>
          <w:sz w:val="28"/>
          <w:szCs w:val="28"/>
        </w:rPr>
      </w:pPr>
      <w:r w:rsidDel="00000000" w:rsidR="00000000" w:rsidRPr="00000000">
        <w:rPr>
          <w:rtl w:val="0"/>
        </w:rPr>
      </w:r>
    </w:p>
    <w:p w:rsidR="00000000" w:rsidDel="00000000" w:rsidP="00000000" w:rsidRDefault="00000000" w:rsidRPr="00000000" w14:paraId="0000000B">
      <w:pPr>
        <w:spacing w:before="120" w:lineRule="auto"/>
        <w:ind w:firstLine="0"/>
        <w:jc w:val="center"/>
        <w:rPr>
          <w:sz w:val="28"/>
          <w:szCs w:val="28"/>
        </w:rPr>
      </w:pPr>
      <w:r w:rsidDel="00000000" w:rsidR="00000000" w:rsidRPr="00000000">
        <w:rPr>
          <w:rtl w:val="0"/>
        </w:rPr>
      </w:r>
    </w:p>
    <w:p w:rsidR="00000000" w:rsidDel="00000000" w:rsidP="00000000" w:rsidRDefault="00000000" w:rsidRPr="00000000" w14:paraId="0000000C">
      <w:pPr>
        <w:ind w:firstLine="0"/>
        <w:jc w:val="center"/>
        <w:rPr>
          <w:b w:val="1"/>
          <w:bCs w:val="1"/>
          <w:sz w:val="40"/>
          <w:szCs w:val="40"/>
        </w:rPr>
      </w:pPr>
      <w:r w:rsidDel="00000000" w:rsidR="00000000" w:rsidRPr="00000000">
        <w:rPr>
          <w:b w:val="1"/>
          <w:bCs w:val="1"/>
          <w:sz w:val="32"/>
          <w:szCs w:val="32"/>
          <w:rtl w:val="0"/>
        </w:rPr>
        <w:t xml:space="preserve">ĐỀ CƯƠNG CHI TIẾT KHÓA LUẬN TỐT NGHIỆP</w:t>
      </w:r>
      <w:r w:rsidDel="00000000" w:rsidR="00000000" w:rsidRPr="00000000">
        <w:rPr>
          <w:rtl w:val="0"/>
        </w:rPr>
      </w:r>
    </w:p>
    <w:p w:rsidR="00000000" w:rsidDel="00000000" w:rsidP="00000000" w:rsidRDefault="00000000" w:rsidRPr="00000000" w14:paraId="0000000D">
      <w:pPr>
        <w:spacing w:before="120" w:lineRule="auto"/>
        <w:ind w:firstLine="0"/>
        <w:jc w:val="center"/>
        <w:rPr>
          <w:sz w:val="28"/>
          <w:szCs w:val="28"/>
        </w:rPr>
      </w:pPr>
      <w:r w:rsidDel="00000000" w:rsidR="00000000" w:rsidRPr="00000000">
        <w:rPr>
          <w:rtl w:val="0"/>
        </w:rPr>
      </w:r>
    </w:p>
    <w:sdt>
      <w:sdtPr>
        <w:id w:val="-426743328"/>
        <w:tag w:val="goog_rdk_5"/>
      </w:sdtPr>
      <w:sdtContent>
        <w:p w:rsidR="00000000" w:rsidDel="00000000" w:rsidP="00000000" w:rsidRDefault="00000000" w:rsidRPr="00000000" w14:paraId="0000000E">
          <w:pPr>
            <w:ind w:firstLine="0"/>
            <w:jc w:val="center"/>
            <w:rPr>
              <w:del w:author="Hiếu Nguyễn" w:id="2" w:date="2026-02-24T08:06:38Z"/>
              <w:sz w:val="32"/>
              <w:szCs w:val="32"/>
            </w:rPr>
          </w:pPr>
          <w:sdt>
            <w:sdtPr>
              <w:id w:val="-1736533626"/>
              <w:tag w:val="goog_rdk_4"/>
            </w:sdtPr>
            <w:sdtContent>
              <w:del w:author="Hiếu Nguyễn" w:id="2" w:date="2026-02-24T08:06:38Z">
                <w:r w:rsidDel="00000000" w:rsidR="00000000" w:rsidRPr="00000000">
                  <w:rPr>
                    <w:sz w:val="32"/>
                    <w:szCs w:val="32"/>
                    <w:rtl w:val="0"/>
                  </w:rPr>
                  <w:delText xml:space="preserve">Tên đề tài:  ………</w:delText>
                </w:r>
              </w:del>
            </w:sdtContent>
          </w:sdt>
        </w:p>
      </w:sdtContent>
    </w:sdt>
    <w:sdt>
      <w:sdtPr>
        <w:id w:val="-844214671"/>
        <w:tag w:val="goog_rdk_7"/>
      </w:sdtPr>
      <w:sdtContent>
        <w:p w:rsidR="00000000" w:rsidDel="00000000" w:rsidP="00000000" w:rsidRDefault="00000000" w:rsidRPr="00000000" w14:paraId="0000000F">
          <w:pPr>
            <w:spacing w:before="120" w:lineRule="auto"/>
            <w:ind w:firstLine="0"/>
            <w:jc w:val="center"/>
            <w:rPr>
              <w:del w:author="Hiếu Nguyễn" w:id="2" w:date="2026-02-24T08:06:38Z"/>
              <w:sz w:val="28"/>
              <w:szCs w:val="28"/>
            </w:rPr>
          </w:pPr>
          <w:sdt>
            <w:sdtPr>
              <w:id w:val="-510773110"/>
              <w:tag w:val="goog_rdk_6"/>
            </w:sdtPr>
            <w:sdtContent>
              <w:del w:author="Hiếu Nguyễn" w:id="2" w:date="2026-02-24T08:06:38Z">
                <w:r w:rsidDel="00000000" w:rsidR="00000000" w:rsidRPr="00000000">
                  <w:rPr>
                    <w:rtl w:val="0"/>
                  </w:rPr>
                </w:r>
              </w:del>
            </w:sdtContent>
          </w:sdt>
        </w:p>
      </w:sdtContent>
    </w:sdt>
    <w:p w:rsidR="00000000" w:rsidDel="00000000" w:rsidP="00000000" w:rsidRDefault="00000000" w:rsidRPr="00000000" w14:paraId="00000010">
      <w:pPr>
        <w:spacing w:before="120" w:lineRule="auto"/>
        <w:ind w:firstLine="0"/>
        <w:jc w:val="center"/>
        <w:rPr>
          <w:sz w:val="28"/>
          <w:szCs w:val="28"/>
        </w:rPr>
      </w:pPr>
      <w:r w:rsidDel="00000000" w:rsidR="00000000" w:rsidRPr="00000000">
        <w:rPr>
          <w:rtl w:val="0"/>
        </w:rPr>
      </w:r>
    </w:p>
    <w:p w:rsidR="00000000" w:rsidDel="00000000" w:rsidP="00000000" w:rsidRDefault="00000000" w:rsidRPr="00000000" w14:paraId="00000011">
      <w:pPr>
        <w:spacing w:before="120" w:lineRule="auto"/>
        <w:ind w:firstLine="0"/>
        <w:jc w:val="center"/>
        <w:rPr>
          <w:sz w:val="28"/>
          <w:szCs w:val="28"/>
        </w:rPr>
      </w:pPr>
      <w:r w:rsidDel="00000000" w:rsidR="00000000" w:rsidRPr="00000000">
        <w:rPr>
          <w:rtl w:val="0"/>
        </w:rPr>
      </w:r>
    </w:p>
    <w:p w:rsidR="00000000" w:rsidDel="00000000" w:rsidP="00000000" w:rsidRDefault="00000000" w:rsidRPr="00000000" w14:paraId="00000012">
      <w:pPr>
        <w:spacing w:before="120" w:lineRule="auto"/>
        <w:ind w:firstLine="0"/>
        <w:jc w:val="center"/>
        <w:rPr>
          <w:sz w:val="28"/>
          <w:szCs w:val="28"/>
        </w:rPr>
      </w:pPr>
      <w:r w:rsidDel="00000000" w:rsidR="00000000" w:rsidRPr="00000000">
        <w:rPr>
          <w:rtl w:val="0"/>
        </w:rPr>
      </w:r>
    </w:p>
    <w:p w:rsidR="00000000" w:rsidDel="00000000" w:rsidP="00000000" w:rsidRDefault="00000000" w:rsidRPr="00000000" w14:paraId="00000013">
      <w:pPr>
        <w:spacing w:before="120" w:lineRule="auto"/>
        <w:ind w:firstLine="0"/>
        <w:jc w:val="center"/>
        <w:rPr>
          <w:sz w:val="28"/>
          <w:szCs w:val="28"/>
        </w:rPr>
      </w:pPr>
      <w:r w:rsidDel="00000000" w:rsidR="00000000" w:rsidRPr="00000000">
        <w:rPr>
          <w:rtl w:val="0"/>
        </w:rPr>
      </w:r>
    </w:p>
    <w:p w:rsidR="00000000" w:rsidDel="00000000" w:rsidP="00000000" w:rsidRDefault="00000000" w:rsidRPr="00000000" w14:paraId="00000014">
      <w:pPr>
        <w:tabs>
          <w:tab w:val="right" w:leader="none" w:pos="8505"/>
        </w:tabs>
        <w:spacing w:before="240" w:lineRule="auto"/>
        <w:ind w:left="2268" w:right="993" w:firstLine="0"/>
        <w:jc w:val="both"/>
        <w:rPr>
          <w:sz w:val="26"/>
          <w:szCs w:val="26"/>
        </w:rPr>
      </w:pPr>
      <w:r w:rsidDel="00000000" w:rsidR="00000000" w:rsidRPr="00000000">
        <w:rPr>
          <w:b w:val="1"/>
          <w:bCs w:val="1"/>
          <w:sz w:val="26"/>
          <w:szCs w:val="26"/>
          <w:rtl w:val="0"/>
        </w:rPr>
        <w:t xml:space="preserve">Tên sinh viên</w:t>
      </w:r>
      <w:r w:rsidDel="00000000" w:rsidR="00000000" w:rsidRPr="00000000">
        <w:rPr>
          <w:sz w:val="26"/>
          <w:szCs w:val="26"/>
          <w:rtl w:val="0"/>
        </w:rPr>
        <w:t xml:space="preserve">:</w:t>
        <w:tab/>
      </w:r>
    </w:p>
    <w:p w:rsidR="00000000" w:rsidDel="00000000" w:rsidP="00000000" w:rsidRDefault="00000000" w:rsidRPr="00000000" w14:paraId="00000015">
      <w:pPr>
        <w:tabs>
          <w:tab w:val="right" w:leader="none" w:pos="8505"/>
        </w:tabs>
        <w:spacing w:before="120" w:lineRule="auto"/>
        <w:ind w:left="2268" w:right="993" w:firstLine="0"/>
        <w:jc w:val="both"/>
        <w:rPr>
          <w:sz w:val="26"/>
          <w:szCs w:val="26"/>
        </w:rPr>
      </w:pPr>
      <w:r w:rsidDel="00000000" w:rsidR="00000000" w:rsidRPr="00000000">
        <w:rPr>
          <w:sz w:val="28"/>
          <w:szCs w:val="28"/>
          <w:rtl w:val="0"/>
        </w:rPr>
        <w:t xml:space="preserve">Mã sinh viên:</w:t>
      </w:r>
      <w:r w:rsidDel="00000000" w:rsidR="00000000" w:rsidRPr="00000000">
        <w:rPr>
          <w:sz w:val="26"/>
          <w:szCs w:val="26"/>
          <w:rtl w:val="0"/>
        </w:rPr>
        <w:tab/>
      </w:r>
    </w:p>
    <w:p w:rsidR="00000000" w:rsidDel="00000000" w:rsidP="00000000" w:rsidRDefault="00000000" w:rsidRPr="00000000" w14:paraId="00000016">
      <w:pPr>
        <w:tabs>
          <w:tab w:val="right" w:leader="none" w:pos="8505"/>
        </w:tabs>
        <w:spacing w:before="120" w:lineRule="auto"/>
        <w:ind w:left="2268" w:right="993" w:firstLine="0"/>
        <w:jc w:val="both"/>
        <w:rPr>
          <w:sz w:val="26"/>
          <w:szCs w:val="26"/>
        </w:rPr>
      </w:pPr>
      <w:r w:rsidDel="00000000" w:rsidR="00000000" w:rsidRPr="00000000">
        <w:rPr>
          <w:sz w:val="28"/>
          <w:szCs w:val="28"/>
          <w:rtl w:val="0"/>
        </w:rPr>
        <w:t xml:space="preserve">Lớp:</w:t>
      </w:r>
      <w:r w:rsidDel="00000000" w:rsidR="00000000" w:rsidRPr="00000000">
        <w:rPr>
          <w:sz w:val="26"/>
          <w:szCs w:val="26"/>
          <w:rtl w:val="0"/>
        </w:rPr>
        <w:tab/>
      </w:r>
    </w:p>
    <w:p w:rsidR="00000000" w:rsidDel="00000000" w:rsidP="00000000" w:rsidRDefault="00000000" w:rsidRPr="00000000" w14:paraId="00000017">
      <w:pPr>
        <w:spacing w:before="120" w:lineRule="auto"/>
        <w:ind w:firstLine="0"/>
        <w:jc w:val="center"/>
        <w:rPr>
          <w:sz w:val="28"/>
          <w:szCs w:val="28"/>
        </w:rPr>
      </w:pPr>
      <w:r w:rsidDel="00000000" w:rsidR="00000000" w:rsidRPr="00000000">
        <w:rPr>
          <w:rtl w:val="0"/>
        </w:rPr>
      </w:r>
    </w:p>
    <w:p w:rsidR="00000000" w:rsidDel="00000000" w:rsidP="00000000" w:rsidRDefault="00000000" w:rsidRPr="00000000" w14:paraId="00000018">
      <w:pPr>
        <w:tabs>
          <w:tab w:val="right" w:leader="none" w:pos="8505"/>
        </w:tabs>
        <w:spacing w:before="240" w:lineRule="auto"/>
        <w:ind w:left="2268" w:right="993" w:firstLine="0"/>
        <w:jc w:val="both"/>
        <w:rPr>
          <w:sz w:val="26"/>
          <w:szCs w:val="26"/>
        </w:rPr>
      </w:pPr>
      <w:r w:rsidDel="00000000" w:rsidR="00000000" w:rsidRPr="00000000">
        <w:rPr>
          <w:b w:val="1"/>
          <w:bCs w:val="1"/>
          <w:sz w:val="26"/>
          <w:szCs w:val="26"/>
          <w:rtl w:val="0"/>
        </w:rPr>
        <w:t xml:space="preserve">Tên giáo viên hướng dẫn</w:t>
      </w:r>
      <w:r w:rsidDel="00000000" w:rsidR="00000000" w:rsidRPr="00000000">
        <w:rPr>
          <w:sz w:val="26"/>
          <w:szCs w:val="26"/>
          <w:rtl w:val="0"/>
        </w:rPr>
        <w:t xml:space="preserve">:</w:t>
        <w:tab/>
      </w:r>
    </w:p>
    <w:p w:rsidR="00000000" w:rsidDel="00000000" w:rsidP="00000000" w:rsidRDefault="00000000" w:rsidRPr="00000000" w14:paraId="00000019">
      <w:pPr>
        <w:spacing w:before="120" w:lineRule="auto"/>
        <w:ind w:firstLine="0"/>
        <w:jc w:val="center"/>
        <w:rPr>
          <w:sz w:val="28"/>
          <w:szCs w:val="28"/>
        </w:rPr>
      </w:pPr>
      <w:r w:rsidDel="00000000" w:rsidR="00000000" w:rsidRPr="00000000">
        <w:rPr>
          <w:rtl w:val="0"/>
        </w:rPr>
      </w:r>
    </w:p>
    <w:p w:rsidR="00000000" w:rsidDel="00000000" w:rsidP="00000000" w:rsidRDefault="00000000" w:rsidRPr="00000000" w14:paraId="0000001A">
      <w:pPr>
        <w:spacing w:before="120" w:lineRule="auto"/>
        <w:ind w:firstLine="0"/>
        <w:jc w:val="center"/>
        <w:rPr>
          <w:sz w:val="28"/>
          <w:szCs w:val="28"/>
        </w:rPr>
      </w:pPr>
      <w:r w:rsidDel="00000000" w:rsidR="00000000" w:rsidRPr="00000000">
        <w:rPr>
          <w:rtl w:val="0"/>
        </w:rPr>
      </w:r>
    </w:p>
    <w:p w:rsidR="00000000" w:rsidDel="00000000" w:rsidP="00000000" w:rsidRDefault="00000000" w:rsidRPr="00000000" w14:paraId="0000001B">
      <w:pPr>
        <w:spacing w:before="120" w:lineRule="auto"/>
        <w:ind w:firstLine="0"/>
        <w:jc w:val="center"/>
        <w:rPr>
          <w:sz w:val="28"/>
          <w:szCs w:val="28"/>
        </w:rPr>
      </w:pPr>
      <w:r w:rsidDel="00000000" w:rsidR="00000000" w:rsidRPr="00000000">
        <w:rPr>
          <w:rtl w:val="0"/>
        </w:rPr>
      </w:r>
    </w:p>
    <w:p w:rsidR="00000000" w:rsidDel="00000000" w:rsidP="00000000" w:rsidRDefault="00000000" w:rsidRPr="00000000" w14:paraId="0000001C">
      <w:pPr>
        <w:spacing w:before="120" w:lineRule="auto"/>
        <w:ind w:firstLine="0"/>
        <w:jc w:val="center"/>
        <w:rPr>
          <w:sz w:val="28"/>
          <w:szCs w:val="28"/>
        </w:rPr>
      </w:pPr>
      <w:r w:rsidDel="00000000" w:rsidR="00000000" w:rsidRPr="00000000">
        <w:rPr>
          <w:rtl w:val="0"/>
        </w:rPr>
      </w:r>
    </w:p>
    <w:p w:rsidR="00000000" w:rsidDel="00000000" w:rsidP="00000000" w:rsidRDefault="00000000" w:rsidRPr="00000000" w14:paraId="0000001D">
      <w:pPr>
        <w:spacing w:before="120" w:lineRule="auto"/>
        <w:ind w:firstLine="0"/>
        <w:jc w:val="center"/>
        <w:rPr>
          <w:sz w:val="28"/>
          <w:szCs w:val="28"/>
        </w:rPr>
      </w:pPr>
      <w:r w:rsidDel="00000000" w:rsidR="00000000" w:rsidRPr="00000000">
        <w:rPr>
          <w:rtl w:val="0"/>
        </w:rPr>
      </w:r>
    </w:p>
    <w:p w:rsidR="00000000" w:rsidDel="00000000" w:rsidP="00000000" w:rsidRDefault="00000000" w:rsidRPr="00000000" w14:paraId="0000001E">
      <w:pPr>
        <w:ind w:firstLine="0"/>
        <w:jc w:val="center"/>
        <w:rPr>
          <w:sz w:val="28"/>
          <w:szCs w:val="28"/>
        </w:rPr>
      </w:pPr>
      <w:r w:rsidDel="00000000" w:rsidR="00000000" w:rsidRPr="00000000">
        <w:rPr>
          <w:b w:val="1"/>
          <w:bCs w:val="1"/>
          <w:sz w:val="28"/>
          <w:szCs w:val="28"/>
          <w:rtl w:val="0"/>
        </w:rPr>
        <w:t xml:space="preserve">Hà Nội, </w:t>
      </w:r>
      <w:sdt>
        <w:sdtPr>
          <w:id w:val="-1357277059"/>
          <w:tag w:val="goog_rdk_8"/>
        </w:sdtPr>
        <w:sdtContent>
          <w:commentRangeStart w:id="0"/>
        </w:sdtContent>
      </w:sdt>
      <w:sdt>
        <w:sdtPr>
          <w:id w:val="1045507241"/>
          <w:tag w:val="goog_rdk_9"/>
        </w:sdtPr>
        <w:sdtContent>
          <w:commentRangeStart w:id="1"/>
        </w:sdtContent>
      </w:sdt>
      <w:r w:rsidDel="00000000" w:rsidR="00000000" w:rsidRPr="00000000">
        <w:rPr>
          <w:b w:val="1"/>
          <w:bCs w:val="1"/>
          <w:sz w:val="28"/>
          <w:szCs w:val="28"/>
          <w:rtl w:val="0"/>
        </w:rPr>
        <w:t xml:space="preserve">tháng    năm 20</w:t>
      </w:r>
      <w:commentRangeEnd w:id="0"/>
      <w:r w:rsidDel="00000000" w:rsidR="00000000" w:rsidRPr="00000000">
        <w:commentReference w:id="0"/>
      </w:r>
      <w:commentRangeEnd w:id="1"/>
      <w:r w:rsidDel="00000000" w:rsidR="00000000" w:rsidRPr="00000000">
        <w:commentReference w:id="1"/>
      </w:r>
      <w:r w:rsidDel="00000000" w:rsidR="00000000" w:rsidRPr="00000000">
        <w:rPr>
          <w:b w:val="1"/>
          <w:bCs w:val="1"/>
          <w:sz w:val="28"/>
          <w:szCs w:val="28"/>
          <w:rtl w:val="0"/>
        </w:rPr>
        <w:t xml:space="preserve">2…</w:t>
      </w:r>
      <w:r w:rsidDel="00000000" w:rsidR="00000000" w:rsidRPr="00000000">
        <w:rPr>
          <w:rtl w:val="0"/>
        </w:rPr>
      </w:r>
    </w:p>
    <w:p w:rsidR="00000000" w:rsidDel="00000000" w:rsidP="00000000" w:rsidRDefault="00000000" w:rsidRPr="00000000" w14:paraId="0000001F">
      <w:pPr>
        <w:tabs>
          <w:tab w:val="left" w:leader="none" w:pos="5148"/>
          <w:tab w:val="left" w:leader="none" w:pos="8856"/>
        </w:tabs>
        <w:spacing w:before="120" w:lineRule="auto"/>
        <w:ind w:firstLine="0"/>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before="120" w:lineRule="auto"/>
        <w:ind w:firstLine="0"/>
        <w:rPr>
          <w:b w:val="1"/>
          <w:bCs w:val="1"/>
          <w:sz w:val="26"/>
          <w:szCs w:val="26"/>
        </w:rPr>
      </w:pPr>
      <w:r w:rsidDel="00000000" w:rsidR="00000000" w:rsidRPr="00000000">
        <w:rPr>
          <w:b w:val="1"/>
          <w:bCs w:val="1"/>
          <w:sz w:val="26"/>
          <w:szCs w:val="26"/>
          <w:rtl w:val="0"/>
        </w:rPr>
        <w:t xml:space="preserve">I- Thông tin chung:</w:t>
      </w:r>
    </w:p>
    <w:p w:rsidR="00000000" w:rsidDel="00000000" w:rsidP="00000000" w:rsidRDefault="00000000" w:rsidRPr="00000000" w14:paraId="00000021">
      <w:pPr>
        <w:spacing w:before="120" w:lineRule="auto"/>
        <w:ind w:left="142" w:firstLine="0"/>
        <w:rPr>
          <w:sz w:val="26"/>
          <w:szCs w:val="26"/>
        </w:rPr>
      </w:pPr>
      <w:r w:rsidDel="00000000" w:rsidR="00000000" w:rsidRPr="00000000">
        <w:rPr>
          <w:sz w:val="26"/>
          <w:szCs w:val="26"/>
          <w:rtl w:val="0"/>
        </w:rPr>
        <w:t xml:space="preserve">1) Sinh viên thực hiện:</w:t>
      </w:r>
    </w:p>
    <w:p w:rsidR="00000000" w:rsidDel="00000000" w:rsidP="00000000" w:rsidRDefault="00000000" w:rsidRPr="00000000" w14:paraId="00000022">
      <w:pPr>
        <w:tabs>
          <w:tab w:val="left" w:leader="none" w:pos="5670"/>
        </w:tabs>
        <w:spacing w:before="120" w:lineRule="auto"/>
        <w:ind w:left="567" w:firstLine="0"/>
        <w:rPr>
          <w:sz w:val="26"/>
          <w:szCs w:val="26"/>
        </w:rPr>
      </w:pPr>
      <w:r w:rsidDel="00000000" w:rsidR="00000000" w:rsidRPr="00000000">
        <w:rPr>
          <w:sz w:val="26"/>
          <w:szCs w:val="26"/>
          <w:rtl w:val="0"/>
        </w:rPr>
        <w:t xml:space="preserve">Họ và tên: …………………………………..</w:t>
        <w:tab/>
        <w:t xml:space="preserve">Mã SV: ……………………</w:t>
      </w:r>
    </w:p>
    <w:p w:rsidR="00000000" w:rsidDel="00000000" w:rsidP="00000000" w:rsidRDefault="00000000" w:rsidRPr="00000000" w14:paraId="00000023">
      <w:pPr>
        <w:tabs>
          <w:tab w:val="left" w:leader="none" w:pos="5670"/>
        </w:tabs>
        <w:spacing w:before="120" w:lineRule="auto"/>
        <w:ind w:left="567" w:firstLine="0"/>
        <w:rPr>
          <w:sz w:val="26"/>
          <w:szCs w:val="26"/>
        </w:rPr>
      </w:pPr>
      <w:r w:rsidDel="00000000" w:rsidR="00000000" w:rsidRPr="00000000">
        <w:rPr>
          <w:sz w:val="26"/>
          <w:szCs w:val="26"/>
          <w:rtl w:val="0"/>
        </w:rPr>
        <w:t xml:space="preserve">Ngày sinh:  …………………………………..</w:t>
        <w:tab/>
        <w:t xml:space="preserve">Mã lớp: ……………………</w:t>
      </w:r>
    </w:p>
    <w:p w:rsidR="00000000" w:rsidDel="00000000" w:rsidP="00000000" w:rsidRDefault="00000000" w:rsidRPr="00000000" w14:paraId="00000024">
      <w:pPr>
        <w:spacing w:before="120" w:lineRule="auto"/>
        <w:ind w:left="142" w:firstLine="0"/>
        <w:rPr>
          <w:sz w:val="26"/>
          <w:szCs w:val="26"/>
        </w:rPr>
      </w:pPr>
      <w:r w:rsidDel="00000000" w:rsidR="00000000" w:rsidRPr="00000000">
        <w:rPr>
          <w:sz w:val="26"/>
          <w:szCs w:val="26"/>
          <w:rtl w:val="0"/>
        </w:rPr>
        <w:t xml:space="preserve">2) Trình độ, loại hình đào tạo:</w:t>
        <w:tab/>
        <w:tab/>
        <w:t xml:space="preserve">Đại học chính quy.</w:t>
      </w:r>
    </w:p>
    <w:p w:rsidR="00000000" w:rsidDel="00000000" w:rsidP="00000000" w:rsidRDefault="00000000" w:rsidRPr="00000000" w14:paraId="00000025">
      <w:pPr>
        <w:spacing w:before="120" w:lineRule="auto"/>
        <w:ind w:left="142" w:firstLine="0"/>
        <w:rPr>
          <w:sz w:val="26"/>
          <w:szCs w:val="26"/>
        </w:rPr>
      </w:pPr>
      <w:r w:rsidDel="00000000" w:rsidR="00000000" w:rsidRPr="00000000">
        <w:rPr>
          <w:sz w:val="26"/>
          <w:szCs w:val="26"/>
          <w:rtl w:val="0"/>
        </w:rPr>
        <w:t xml:space="preserve">3) Ngành đào tạo:</w:t>
        <w:tab/>
        <w:t xml:space="preserve">Công nghệ thông tin.</w:t>
      </w:r>
    </w:p>
    <w:p w:rsidR="00000000" w:rsidDel="00000000" w:rsidP="00000000" w:rsidRDefault="00000000" w:rsidRPr="00000000" w14:paraId="00000026">
      <w:pPr>
        <w:spacing w:before="120" w:lineRule="auto"/>
        <w:ind w:firstLine="426"/>
        <w:rPr>
          <w:sz w:val="26"/>
          <w:szCs w:val="26"/>
        </w:rPr>
      </w:pPr>
      <w:r w:rsidDel="00000000" w:rsidR="00000000" w:rsidRPr="00000000">
        <w:rPr>
          <w:sz w:val="26"/>
          <w:szCs w:val="26"/>
          <w:rtl w:val="0"/>
        </w:rPr>
        <w:t xml:space="preserve">Chuyên ngành:</w:t>
        <w:tab/>
        <w:t xml:space="preserve">Tin ứng dụng</w:t>
      </w:r>
    </w:p>
    <w:p w:rsidR="00000000" w:rsidDel="00000000" w:rsidP="00000000" w:rsidRDefault="00000000" w:rsidRPr="00000000" w14:paraId="00000027">
      <w:pPr>
        <w:spacing w:before="120" w:lineRule="auto"/>
        <w:ind w:left="142" w:firstLine="0"/>
        <w:rPr>
          <w:sz w:val="26"/>
          <w:szCs w:val="26"/>
        </w:rPr>
      </w:pPr>
      <w:r w:rsidDel="00000000" w:rsidR="00000000" w:rsidRPr="00000000">
        <w:rPr>
          <w:sz w:val="26"/>
          <w:szCs w:val="26"/>
          <w:rtl w:val="0"/>
        </w:rPr>
        <w:t xml:space="preserve">4) Khóa học: </w:t>
        <w:tab/>
        <w:tab/>
      </w:r>
    </w:p>
    <w:p w:rsidR="00000000" w:rsidDel="00000000" w:rsidP="00000000" w:rsidRDefault="00000000" w:rsidRPr="00000000" w14:paraId="00000028">
      <w:pPr>
        <w:spacing w:before="120" w:lineRule="auto"/>
        <w:ind w:left="142" w:firstLine="0"/>
        <w:rPr>
          <w:sz w:val="26"/>
          <w:szCs w:val="26"/>
        </w:rPr>
      </w:pPr>
      <w:r w:rsidDel="00000000" w:rsidR="00000000" w:rsidRPr="00000000">
        <w:rPr>
          <w:sz w:val="26"/>
          <w:szCs w:val="26"/>
          <w:rtl w:val="0"/>
        </w:rPr>
        <w:t xml:space="preserve">5) Tên đề tài:…………………………………………………………………….</w:t>
      </w:r>
    </w:p>
    <w:p w:rsidR="00000000" w:rsidDel="00000000" w:rsidP="00000000" w:rsidRDefault="00000000" w:rsidRPr="00000000" w14:paraId="00000029">
      <w:pPr>
        <w:spacing w:before="120" w:lineRule="auto"/>
        <w:ind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2A">
      <w:pPr>
        <w:spacing w:before="120" w:lineRule="auto"/>
        <w:ind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2B">
      <w:pPr>
        <w:spacing w:before="120" w:lineRule="auto"/>
        <w:ind w:firstLine="0"/>
        <w:rPr>
          <w:b w:val="1"/>
          <w:bCs w:val="1"/>
          <w:sz w:val="26"/>
          <w:szCs w:val="26"/>
        </w:rPr>
      </w:pPr>
      <w:r w:rsidDel="00000000" w:rsidR="00000000" w:rsidRPr="00000000">
        <w:rPr>
          <w:b w:val="1"/>
          <w:bCs w:val="1"/>
          <w:sz w:val="26"/>
          <w:szCs w:val="26"/>
          <w:rtl w:val="0"/>
        </w:rPr>
        <w:t xml:space="preserve">II- Nội dung chính:</w:t>
      </w:r>
    </w:p>
    <w:p w:rsidR="00000000" w:rsidDel="00000000" w:rsidP="00000000" w:rsidRDefault="00000000" w:rsidRPr="00000000" w14:paraId="0000002C">
      <w:pPr>
        <w:spacing w:before="120" w:lineRule="auto"/>
        <w:ind w:firstLine="284"/>
        <w:rPr>
          <w:b w:val="1"/>
          <w:bCs w:val="1"/>
          <w:sz w:val="26"/>
          <w:szCs w:val="26"/>
        </w:rPr>
      </w:pPr>
      <w:r w:rsidDel="00000000" w:rsidR="00000000" w:rsidRPr="00000000">
        <w:rPr>
          <w:b w:val="1"/>
          <w:bCs w:val="1"/>
          <w:sz w:val="26"/>
          <w:szCs w:val="26"/>
          <w:rtl w:val="0"/>
        </w:rPr>
        <w:t xml:space="preserve">Chương 1. Mở đầu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Lý do lựa chọn đề tài nghiên cứu..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Mục tiêu nghiên cứu</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Nội dung nghiên cứu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Đối tượng và phạm vi nghiên cứu</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 w:val="left" w:leader="none" w:pos="994"/>
        </w:tabs>
        <w:spacing w:after="0" w:before="120" w:line="240" w:lineRule="auto"/>
        <w:ind w:left="56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Phương pháp nghiên cứu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 w:val="left" w:leader="none" w:pos="994"/>
        </w:tabs>
        <w:spacing w:after="0" w:before="120" w:line="240" w:lineRule="auto"/>
        <w:ind w:left="56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Dự kiến kết quả đạt được</w:t>
      </w:r>
    </w:p>
    <w:p w:rsidR="00000000" w:rsidDel="00000000" w:rsidP="00000000" w:rsidRDefault="00000000" w:rsidRPr="00000000" w14:paraId="00000033">
      <w:pPr>
        <w:spacing w:before="120" w:lineRule="auto"/>
        <w:ind w:firstLine="284"/>
        <w:rPr>
          <w:b w:val="1"/>
          <w:bCs w:val="1"/>
          <w:sz w:val="26"/>
          <w:szCs w:val="26"/>
        </w:rPr>
      </w:pPr>
      <w:r w:rsidDel="00000000" w:rsidR="00000000" w:rsidRPr="00000000">
        <w:rPr>
          <w:b w:val="1"/>
          <w:bCs w:val="1"/>
          <w:sz w:val="26"/>
          <w:szCs w:val="26"/>
          <w:rtl w:val="0"/>
        </w:rPr>
        <w:t xml:space="preserve">Chương 2. Cơ sở lý thuyết và các kỹ thuật, công cụ sử dụng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Nội dung chương này trình bày về cơ sở lý thuyết và các phương pháp, kỹ thuật, công cụ sẽ sử dụng để thực hiện các nội dung đề tài.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16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Ví dụ:</w:t>
      </w:r>
    </w:p>
    <w:p w:rsidR="00000000" w:rsidDel="00000000" w:rsidP="00000000" w:rsidRDefault="00000000" w:rsidRPr="00000000" w14:paraId="00000036">
      <w:pPr>
        <w:widowControl w:val="0"/>
        <w:tabs>
          <w:tab w:val="left" w:leader="none" w:pos="929"/>
        </w:tabs>
        <w:spacing w:before="120" w:lineRule="auto"/>
        <w:ind w:left="567" w:right="160" w:firstLine="0"/>
        <w:jc w:val="both"/>
        <w:rPr>
          <w:sz w:val="26"/>
          <w:szCs w:val="26"/>
        </w:rPr>
      </w:pPr>
      <w:r w:rsidDel="00000000" w:rsidR="00000000" w:rsidRPr="00000000">
        <w:rPr>
          <w:sz w:val="26"/>
          <w:szCs w:val="26"/>
          <w:rtl w:val="0"/>
        </w:rPr>
        <w:t xml:space="preserve">2.1 Phương pháp phân tích, thiết kế hướng đối tượng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Các nội dung cơ bản của ngôn ngữ mô hình hóa thống nhất UML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Quy trình phát triển RUP</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 Tiến trình phân tích thiết kế hướng dối tượng</w:t>
      </w:r>
    </w:p>
    <w:p w:rsidR="00000000" w:rsidDel="00000000" w:rsidP="00000000" w:rsidRDefault="00000000" w:rsidRPr="00000000" w14:paraId="0000003C">
      <w:pPr>
        <w:widowControl w:val="0"/>
        <w:tabs>
          <w:tab w:val="left" w:leader="none" w:pos="929"/>
        </w:tabs>
        <w:spacing w:before="120" w:lineRule="auto"/>
        <w:ind w:left="567" w:right="160" w:firstLine="0"/>
        <w:jc w:val="both"/>
        <w:rPr>
          <w:sz w:val="26"/>
          <w:szCs w:val="26"/>
        </w:rPr>
      </w:pPr>
      <w:r w:rsidDel="00000000" w:rsidR="00000000" w:rsidRPr="00000000">
        <w:rPr>
          <w:sz w:val="26"/>
          <w:szCs w:val="26"/>
          <w:rtl w:val="0"/>
        </w:rPr>
        <w:t xml:space="preserve">2.2 Các công cụ sử dụng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Ngôn ngữ lập trình PHP</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Hệ quản trị cơ sở dữ liệu MySQL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1">
      <w:pPr>
        <w:spacing w:before="120" w:lineRule="auto"/>
        <w:ind w:firstLine="284"/>
        <w:rPr>
          <w:b w:val="1"/>
          <w:bCs w:val="1"/>
          <w:sz w:val="26"/>
          <w:szCs w:val="26"/>
        </w:rPr>
      </w:pPr>
      <w:r w:rsidDel="00000000" w:rsidR="00000000" w:rsidRPr="00000000">
        <w:rPr>
          <w:b w:val="1"/>
          <w:bCs w:val="1"/>
          <w:sz w:val="26"/>
          <w:szCs w:val="26"/>
          <w:rtl w:val="0"/>
        </w:rPr>
        <w:t xml:space="preserve">Chương 3. Đề xuất giải pháp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chương này, dựa trên lý thuyết và các công cụ nêu trong chương 2, sẽ phân tích, xây dựng giải pháp để thực hiện các nội dung đề tài. Trường hợp có yêu cầu thực tế doanh nghiệp thì phải trình bày khái quát về doanh nghiệp.</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chương cũng có thể thay đổi cho phù hợp với </w:t>
      </w:r>
      <w:sdt>
        <w:sdtPr>
          <w:id w:val="-1557365050"/>
          <w:tag w:val="goog_rdk_10"/>
        </w:sdtPr>
        <w:sdtContent>
          <w:ins w:author="Ngọc Đào Khánh" w:id="3" w:date="2026-02-05T07:09:25Z"/>
          <w:sdt>
            <w:sdtPr>
              <w:id w:val="-1691347318"/>
              <w:tag w:val="goog_rdk_11"/>
            </w:sdtPr>
            <w:sdtContent>
              <w:ins w:author="Ngọc Đào Khánh" w:id="3" w:date="2026-02-05T07:09:25Z">
                <w:r w:rsidDel="00000000" w:rsidR="00000000" w:rsidRPr="00000000">
                  <w:rPr>
                    <w:sz w:val="26"/>
                    <w:szCs w:val="26"/>
                    <w:rtl w:val="0"/>
                    <w:rPrChange w:author="Ngọc Đào Khánh" w:id="4" w:date="2026-02-05T07:09:25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hướng</w:t>
                </w:r>
              </w:ins>
            </w:sdtContent>
          </w:sdt>
          <w:ins w:author="Ngọc Đào Khánh" w:id="3" w:date="2026-02-05T07:09:25Z"/>
        </w:sdtContent>
      </w:sdt>
      <w:sdt>
        <w:sdtPr>
          <w:id w:val="-1879142584"/>
          <w:tag w:val="goog_rdk_12"/>
        </w:sdtPr>
        <w:sdtContent>
          <w:ins w:author="Nguyên Cánh cụt" w:id="5" w:date="2025-02-23T06:54:56Z">
            <w:sdt>
              <w:sdtPr>
                <w:id w:val="-169815974"/>
                <w:tag w:val="goog_rdk_13"/>
              </w:sdtPr>
              <w:sdtContent>
                <w:del w:author="Ngọc Đào Khánh" w:id="3" w:date="2026-02-05T07:09:25Z"/>
              </w:sdtContent>
            </w:sdt>
          </w:ins>
          <w:sdt>
            <w:sdtPr>
              <w:id w:val="-304222539"/>
              <w:tag w:val="goog_rdk_14"/>
            </w:sdtPr>
            <w:sdtContent>
              <w:ins w:author="Nguyên Cánh cụt" w:id="5" w:date="2025-02-23T06:54:56Z">
                <w:del w:author="Ngọc Đào Khánh" w:id="3" w:date="2026-02-05T07:09:25Z">
                  <w:r w:rsidDel="00000000" w:rsidR="00000000" w:rsidRPr="00000000">
                    <w:rPr>
                      <w:sz w:val="26"/>
                      <w:szCs w:val="26"/>
                      <w:rtl w:val="0"/>
                      <w:rPrChange w:author="Nguyên Cánh cụt" w:id="6" w:date="2025-02-23T06:54:5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delText xml:space="preserve">Ll</w:delText>
                  </w:r>
                </w:del>
              </w:ins>
            </w:sdtContent>
          </w:sdt>
          <w:ins w:author="Nguyên Cánh cụt" w:id="5" w:date="2025-02-23T06:54:56Z">
            <w:del w:author="Ngọc Đào Khánh" w:id="3" w:date="2026-02-05T07:09:25Z"/>
          </w:ins>
        </w:sdtContent>
      </w:sdt>
      <w:sdt>
        <w:sdtPr>
          <w:id w:val="-951568267"/>
          <w:tag w:val="goog_rdk_15"/>
        </w:sdtPr>
        <w:sdtContent>
          <w:del w:author="Ngọc Đào Khánh" w:id="3" w:date="2026-02-05T07:09:25Z"/>
          <w:sdt>
            <w:sdtPr>
              <w:id w:val="1137640162"/>
              <w:tag w:val="goog_rdk_16"/>
            </w:sdtPr>
            <w:sdtContent>
              <w:del w:author="Ngọc Đào Khánh" w:id="3" w:date="2026-02-05T07:09:25Z">
                <w:r w:rsidDel="00000000" w:rsidR="00000000" w:rsidRPr="00000000">
                  <w:rPr>
                    <w:sz w:val="26"/>
                    <w:szCs w:val="26"/>
                    <w:rtl w:val="0"/>
                    <w:rPrChange w:author="Nguyên Cánh cụt" w:id="6" w:date="2025-02-23T06:54:5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delText xml:space="preserve">hướng</w:delText>
                </w:r>
              </w:del>
            </w:sdtContent>
          </w:sdt>
          <w:del w:author="Ngọc Đào Khánh" w:id="3" w:date="2026-02-05T07:09:25Z"/>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nghiên cứu của đề tài. Chẳng hạn: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Chương 3. Phân tích, thiết kế hệ thống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16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Ví dụ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(nối tiếp với ví dụ ở chương 2)</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45">
      <w:pPr>
        <w:widowControl w:val="0"/>
        <w:tabs>
          <w:tab w:val="left" w:leader="none" w:pos="929"/>
        </w:tabs>
        <w:spacing w:before="120" w:lineRule="auto"/>
        <w:ind w:left="567" w:right="160" w:firstLine="0"/>
        <w:jc w:val="both"/>
        <w:rPr>
          <w:sz w:val="26"/>
          <w:szCs w:val="26"/>
        </w:rPr>
      </w:pPr>
      <w:r w:rsidDel="00000000" w:rsidR="00000000" w:rsidRPr="00000000">
        <w:rPr>
          <w:sz w:val="26"/>
          <w:szCs w:val="26"/>
          <w:rtl w:val="0"/>
        </w:rPr>
        <w:t xml:space="preserve">3.1 Khái quát về doanh nghiêp</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Giới thiệu chung về doanh nghiệp</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địa chỉ, cơ sấu tổ chức, các hoạt động sản xuất, kinh doanh chính)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Các quy trình nghiệp vụ</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(Trình bày các quy định, quy trình nghiệp vụ liên quan đến nội dung khóa luận)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 Các biểu mẫu, dữ liệu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(Trình bày các biểu mẫu, dữ liệu cần thu thập, xử lý)</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D">
      <w:pPr>
        <w:widowControl w:val="0"/>
        <w:tabs>
          <w:tab w:val="left" w:leader="none" w:pos="929"/>
        </w:tabs>
        <w:spacing w:before="120" w:lineRule="auto"/>
        <w:ind w:left="567" w:right="160" w:firstLine="0"/>
        <w:jc w:val="both"/>
        <w:rPr>
          <w:sz w:val="26"/>
          <w:szCs w:val="26"/>
        </w:rPr>
      </w:pPr>
      <w:r w:rsidDel="00000000" w:rsidR="00000000" w:rsidRPr="00000000">
        <w:rPr>
          <w:sz w:val="26"/>
          <w:szCs w:val="26"/>
          <w:rtl w:val="0"/>
        </w:rPr>
        <w:t xml:space="preserve">3.2 Phân tích, thiết kế hệ thống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Phân tích các yêu cầu hệ thống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Phân tích cấu trúc logic hệ thống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2">
      <w:pPr>
        <w:spacing w:before="120" w:lineRule="auto"/>
        <w:ind w:firstLine="284"/>
        <w:rPr>
          <w:b w:val="1"/>
          <w:bCs w:val="1"/>
          <w:sz w:val="26"/>
          <w:szCs w:val="26"/>
        </w:rPr>
      </w:pPr>
      <w:r w:rsidDel="00000000" w:rsidR="00000000" w:rsidRPr="00000000">
        <w:rPr>
          <w:b w:val="1"/>
          <w:bCs w:val="1"/>
          <w:sz w:val="26"/>
          <w:szCs w:val="26"/>
          <w:rtl w:val="0"/>
        </w:rPr>
        <w:t xml:space="preserve">Chương 4. Triển khai và đánh giá kết quả</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chương này, dựa trên </w:t>
      </w:r>
      <w:sdt>
        <w:sdtPr>
          <w:id w:val="1318017458"/>
          <w:tag w:val="goog_rdk_17"/>
        </w:sdtPr>
        <w:sdtContent>
          <w:ins w:author="Ngọc Đào Khánh" w:id="7" w:date="2026-02-05T07:09:08Z"/>
          <w:sdt>
            <w:sdtPr>
              <w:id w:val="-129738759"/>
              <w:tag w:val="goog_rdk_18"/>
            </w:sdtPr>
            <w:sdtContent>
              <w:ins w:author="Ngọc Đào Khánh" w:id="7" w:date="2026-02-05T07:09:08Z">
                <w:r w:rsidDel="00000000" w:rsidR="00000000" w:rsidRPr="00000000">
                  <w:rPr>
                    <w:sz w:val="26"/>
                    <w:szCs w:val="26"/>
                    <w:rtl w:val="0"/>
                    <w:rPrChange w:author="Ngọc Đào Khánh" w:id="8" w:date="2026-02-05T07:09:08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giải</w:t>
                </w:r>
              </w:ins>
            </w:sdtContent>
          </w:sdt>
          <w:ins w:author="Ngọc Đào Khánh" w:id="7" w:date="2026-02-05T07:09:08Z"/>
        </w:sdtContent>
      </w:sdt>
      <w:sdt>
        <w:sdtPr>
          <w:id w:val="1392716339"/>
          <w:tag w:val="goog_rdk_19"/>
        </w:sdtPr>
        <w:sdtContent>
          <w:del w:author="Ngọc Đào Khánh" w:id="7" w:date="2026-02-05T07:09:08Z"/>
          <w:sdt>
            <w:sdtPr>
              <w:id w:val="382157493"/>
              <w:tag w:val="goog_rdk_20"/>
            </w:sdtPr>
            <w:sdtContent>
              <w:del w:author="Ngọc Đào Khánh" w:id="7" w:date="2026-02-05T07:09:08Z">
                <w:r w:rsidDel="00000000" w:rsidR="00000000" w:rsidRPr="00000000">
                  <w:rPr>
                    <w:sz w:val="26"/>
                    <w:szCs w:val="26"/>
                    <w:rtl w:val="0"/>
                    <w:rPrChange w:author="Ngọc Đào Khánh" w:id="8" w:date="2026-02-05T07:09:08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delText xml:space="preserve">giả</w:delText>
                </w:r>
              </w:del>
            </w:sdtContent>
          </w:sdt>
          <w:del w:author="Ngọc Đào Khánh" w:id="7" w:date="2026-02-05T07:09:08Z"/>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pháp nêu trong chương 3, sẽ triển khai giải pháp và thực hiện đánh giá kết quả.</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chương cũng có thể thay đổi cho phù hợp với hướng nghiên cứu của đề tài. Chẳng hạn: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Chương 4. Cài đặt hệ thống và đánh giá.</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16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Ví dụ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(nối tiếp với ví dụ ở chương 2)</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6">
      <w:pPr>
        <w:widowControl w:val="0"/>
        <w:tabs>
          <w:tab w:val="left" w:leader="none" w:pos="929"/>
        </w:tabs>
        <w:spacing w:before="120" w:lineRule="auto"/>
        <w:ind w:left="567" w:right="160" w:firstLine="0"/>
        <w:jc w:val="both"/>
        <w:rPr>
          <w:sz w:val="26"/>
          <w:szCs w:val="26"/>
        </w:rPr>
      </w:pPr>
      <w:r w:rsidDel="00000000" w:rsidR="00000000" w:rsidRPr="00000000">
        <w:rPr>
          <w:sz w:val="26"/>
          <w:szCs w:val="26"/>
          <w:rtl w:val="0"/>
        </w:rPr>
        <w:t xml:space="preserve">4.1 Cài đặt hệ thống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4.1.1 Yêu cầu trang thiết bị và phần mềm hệ thống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4.1.2 Lập trình, tích hợp hệ thống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(Trình bày kết quả lập trình, xây dựng CSDL, tích hợp hệ thống)</w:t>
      </w:r>
    </w:p>
    <w:p w:rsidR="00000000" w:rsidDel="00000000" w:rsidP="00000000" w:rsidRDefault="00000000" w:rsidRPr="00000000" w14:paraId="0000005B">
      <w:pPr>
        <w:widowControl w:val="0"/>
        <w:tabs>
          <w:tab w:val="left" w:leader="none" w:pos="929"/>
        </w:tabs>
        <w:spacing w:before="120" w:lineRule="auto"/>
        <w:ind w:left="567" w:right="160" w:firstLine="0"/>
        <w:jc w:val="both"/>
        <w:rPr>
          <w:sz w:val="26"/>
          <w:szCs w:val="26"/>
        </w:rPr>
      </w:pPr>
      <w:r w:rsidDel="00000000" w:rsidR="00000000" w:rsidRPr="00000000">
        <w:rPr>
          <w:sz w:val="26"/>
          <w:szCs w:val="26"/>
          <w:rtl w:val="0"/>
        </w:rPr>
        <w:t xml:space="preserve">4.2 Thử nghiệm, đánh giá hệ thống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 Thử nghiệm hệ thống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 Đánh giá hệ thống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851"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0">
      <w:pPr>
        <w:spacing w:before="120" w:lineRule="auto"/>
        <w:ind w:firstLine="284"/>
        <w:rPr>
          <w:b w:val="1"/>
          <w:bCs w:val="1"/>
          <w:sz w:val="26"/>
          <w:szCs w:val="26"/>
        </w:rPr>
      </w:pPr>
      <w:r w:rsidDel="00000000" w:rsidR="00000000" w:rsidRPr="00000000">
        <w:rPr>
          <w:b w:val="1"/>
          <w:bCs w:val="1"/>
          <w:sz w:val="26"/>
          <w:szCs w:val="26"/>
          <w:rtl w:val="0"/>
        </w:rPr>
        <w:t xml:space="preserve">Chương 5. Kết luận và kiến nghị</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Nêu các kết quả đã đạt được và các kiến nghị đưa kết quả vào sử dụng thực tế</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Kết quả đạt được</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Kiến nghị</w:t>
      </w:r>
    </w:p>
    <w:p w:rsidR="00000000" w:rsidDel="00000000" w:rsidP="00000000" w:rsidRDefault="00000000" w:rsidRPr="00000000" w14:paraId="00000065">
      <w:pPr>
        <w:spacing w:before="120" w:lineRule="auto"/>
        <w:ind w:firstLine="284"/>
        <w:rPr>
          <w:b w:val="1"/>
          <w:bCs w:val="1"/>
          <w:sz w:val="26"/>
          <w:szCs w:val="26"/>
        </w:rPr>
      </w:pPr>
      <w:r w:rsidDel="00000000" w:rsidR="00000000" w:rsidRPr="00000000">
        <w:rPr>
          <w:rtl w:val="0"/>
        </w:rPr>
      </w:r>
    </w:p>
    <w:p w:rsidR="00000000" w:rsidDel="00000000" w:rsidP="00000000" w:rsidRDefault="00000000" w:rsidRPr="00000000" w14:paraId="00000066">
      <w:pPr>
        <w:spacing w:before="120" w:lineRule="auto"/>
        <w:ind w:firstLine="284"/>
        <w:rPr>
          <w:b w:val="1"/>
          <w:bCs w:val="1"/>
          <w:sz w:val="26"/>
          <w:szCs w:val="26"/>
        </w:rPr>
      </w:pPr>
      <w:r w:rsidDel="00000000" w:rsidR="00000000" w:rsidRPr="00000000">
        <w:rPr>
          <w:b w:val="1"/>
          <w:bCs w:val="1"/>
          <w:sz w:val="26"/>
          <w:szCs w:val="26"/>
          <w:rtl w:val="0"/>
        </w:rPr>
        <w:t xml:space="preserve">Tài liệu tham khảo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567" w:right="1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(Liệt kê danh sách các tài liệu tham khảo)</w:t>
      </w:r>
    </w:p>
    <w:p w:rsidR="00000000" w:rsidDel="00000000" w:rsidP="00000000" w:rsidRDefault="00000000" w:rsidRPr="00000000" w14:paraId="00000068">
      <w:pPr>
        <w:spacing w:before="120" w:lineRule="auto"/>
        <w:ind w:right="144"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69">
      <w:pPr>
        <w:spacing w:before="120" w:lineRule="auto"/>
        <w:ind w:firstLine="0"/>
        <w:rPr>
          <w:b w:val="1"/>
          <w:bCs w:val="1"/>
          <w:sz w:val="26"/>
          <w:szCs w:val="26"/>
        </w:rPr>
      </w:pPr>
      <w:r w:rsidDel="00000000" w:rsidR="00000000" w:rsidRPr="00000000">
        <w:rPr>
          <w:b w:val="1"/>
          <w:bCs w:val="1"/>
          <w:sz w:val="26"/>
          <w:szCs w:val="26"/>
          <w:rtl w:val="0"/>
        </w:rPr>
        <w:t xml:space="preserve">III- Kế hoạch thực hiện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bl>
      <w:tblPr>
        <w:tblStyle w:val="Table1"/>
        <w:tblW w:w="94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881"/>
        <w:gridCol w:w="1620"/>
        <w:gridCol w:w="3146"/>
        <w:tblGridChange w:id="0">
          <w:tblGrid>
            <w:gridCol w:w="817"/>
            <w:gridCol w:w="3881"/>
            <w:gridCol w:w="1620"/>
            <w:gridCol w:w="3146"/>
          </w:tblGrid>
        </w:tblGridChange>
      </w:tblGrid>
      <w:sdt>
        <w:sdtPr>
          <w:id w:val="-1139383067"/>
          <w:tag w:val="goog_rdk_21"/>
        </w:sdtPr>
        <w:sdtContent>
          <w:tr>
            <w:trPr>
              <w:cantSplit w:val="0"/>
              <w:trHeight w:val="403.974609375" w:hRule="atLeast"/>
              <w:tblHeader w:val="0"/>
              <w:trPrChange w:author="Thu Pham" w:id="9" w:date="2025-01-12T08:47:22Z">
                <w:trPr>
                  <w:cantSplit w:val="0"/>
                  <w:tblHeader w:val="0"/>
                </w:trPr>
              </w:trPrChange>
            </w:trPr>
            <w:tc>
              <w:tcPr>
                <w:shd w:fill="auto" w:val="clear"/>
                <w:vAlign w:val="center"/>
                <w:tcPrChange w:author="Thu Pham" w:id="9" w:date="2025-01-12T08:47:22Z">
                  <w:tcPr>
                    <w:shd w:fill="auto" w:val="clear"/>
                    <w:vAlign w:val="center"/>
                  </w:tcPr>
                </w:tcPrChange>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w:t>
                </w:r>
              </w:p>
            </w:tc>
            <w:tc>
              <w:tcPr>
                <w:shd w:fill="auto" w:val="clear"/>
                <w:vAlign w:val="center"/>
                <w:tcPrChange w:author="Thu Pham" w:id="9" w:date="2025-01-12T08:47:22Z">
                  <w:tcPr>
                    <w:shd w:fill="auto" w:val="clear"/>
                    <w:vAlign w:val="center"/>
                  </w:tcPr>
                </w:tcPrChange>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 thực hiện</w:t>
                </w:r>
              </w:p>
            </w:tc>
            <w:tc>
              <w:tcPr>
                <w:shd w:fill="auto" w:val="clear"/>
                <w:vAlign w:val="center"/>
                <w:tcPrChange w:author="Thu Pham" w:id="9" w:date="2025-01-12T08:47:22Z">
                  <w:tcPr>
                    <w:shd w:fill="auto" w:val="clear"/>
                    <w:vAlign w:val="center"/>
                  </w:tcPr>
                </w:tcPrChange>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Thời gian</w:t>
                </w:r>
              </w:p>
            </w:tc>
            <w:tc>
              <w:tcPr>
                <w:shd w:fill="auto" w:val="clear"/>
                <w:vAlign w:val="center"/>
                <w:tcPrChange w:author="Thu Pham" w:id="9" w:date="2025-01-12T08:47:22Z">
                  <w:tcPr>
                    <w:shd w:fill="auto" w:val="clear"/>
                    <w:vAlign w:val="center"/>
                  </w:tcPr>
                </w:tcPrChange>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dự kiến</w:t>
                </w:r>
              </w:p>
            </w:tc>
          </w:tr>
        </w:sdtContent>
      </w:sdt>
      <w:sdt>
        <w:sdtPr>
          <w:id w:val="-153627654"/>
          <w:tag w:val="goog_rdk_22"/>
        </w:sdtPr>
        <w:sdtContent>
          <w:tr>
            <w:trPr>
              <w:cantSplit w:val="0"/>
              <w:trHeight w:val="420" w:hRule="atLeast"/>
              <w:tblHeader w:val="0"/>
              <w:trPrChange w:author="Thắng Dương" w:id="10" w:date="2022-03-16T04:13:13Z">
                <w:trPr>
                  <w:cantSplit w:val="0"/>
                  <w:tblHeader w:val="0"/>
                </w:trPr>
              </w:trPrChange>
            </w:trPr>
            <w:tc>
              <w:tcPr>
                <w:shd w:fill="auto" w:val="clear"/>
                <w:tcPrChange w:author="Thắng Dương" w:id="10" w:date="2022-03-16T04:13:13Z">
                  <w:tcPr>
                    <w:shd w:fill="auto" w:val="clear"/>
                  </w:tcPr>
                </w:tcPrChange>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auto" w:val="clear"/>
                <w:tcPrChange w:author="Thắng Dương" w:id="10" w:date="2022-03-16T04:13:13Z">
                  <w:tcPr>
                    <w:shd w:fill="auto" w:val="clear"/>
                  </w:tcPr>
                </w:tcPrChange>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auto" w:val="clear"/>
                <w:tcPrChange w:author="Thắng Dương" w:id="10" w:date="2022-03-16T04:13:13Z">
                  <w:tcPr>
                    <w:shd w:fill="auto" w:val="clear"/>
                  </w:tcPr>
                </w:tcPrChange>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auto" w:val="clear"/>
                <w:tcPrChange w:author="Thắng Dương" w:id="10" w:date="2022-03-16T04:13:13Z">
                  <w:tcPr>
                    <w:shd w:fill="auto" w:val="clear"/>
                  </w:tcPr>
                </w:tcPrChange>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sdtContent>
      </w:sdt>
      <w:tr>
        <w:trPr>
          <w:cantSplit w:val="0"/>
          <w:tblHeader w:val="0"/>
        </w:trPr>
        <w:tc>
          <w:tcPr>
            <w:shd w:fill="auto" w:val="clea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7B">
      <w:pPr>
        <w:ind w:firstLine="0"/>
        <w:jc w:val="both"/>
        <w:rPr>
          <w:sz w:val="26"/>
          <w:szCs w:val="26"/>
        </w:rPr>
      </w:pPr>
      <w:r w:rsidDel="00000000" w:rsidR="00000000" w:rsidRPr="00000000">
        <w:rPr>
          <w:rtl w:val="0"/>
        </w:rPr>
      </w:r>
    </w:p>
    <w:tbl>
      <w:tblPr>
        <w:tblStyle w:val="Table2"/>
        <w:tblW w:w="949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6"/>
        <w:gridCol w:w="3034"/>
        <w:gridCol w:w="3298"/>
        <w:tblGridChange w:id="0">
          <w:tblGrid>
            <w:gridCol w:w="3166"/>
            <w:gridCol w:w="3034"/>
            <w:gridCol w:w="3298"/>
          </w:tblGrid>
        </w:tblGridChange>
      </w:tblGrid>
      <w:tr>
        <w:trPr>
          <w:cantSplit w:val="0"/>
          <w:tblHeader w:val="0"/>
        </w:trPr>
        <w:tc>
          <w:tcPr/>
          <w:p w:rsidR="00000000" w:rsidDel="00000000" w:rsidP="00000000" w:rsidRDefault="00000000" w:rsidRPr="00000000" w14:paraId="0000007C">
            <w:pPr>
              <w:tabs>
                <w:tab w:val="right" w:leader="none" w:pos="9356"/>
              </w:tabs>
              <w:ind w:firstLine="0"/>
              <w:jc w:val="center"/>
              <w:rPr>
                <w:b w:val="1"/>
                <w:b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07D">
            <w:pPr>
              <w:tabs>
                <w:tab w:val="right" w:leader="none" w:pos="9356"/>
              </w:tabs>
              <w:ind w:firstLine="0"/>
              <w:jc w:val="right"/>
              <w:rPr>
                <w:i w:val="1"/>
                <w:iCs w:val="1"/>
                <w:sz w:val="26"/>
                <w:szCs w:val="26"/>
              </w:rPr>
            </w:pPr>
            <w:r w:rsidDel="00000000" w:rsidR="00000000" w:rsidRPr="00000000">
              <w:rPr>
                <w:i w:val="1"/>
                <w:iCs w:val="1"/>
                <w:sz w:val="26"/>
                <w:szCs w:val="26"/>
                <w:rtl w:val="0"/>
              </w:rPr>
              <w:t xml:space="preserve">Hà Nội, ngày .... tháng .... năm …….</w:t>
            </w:r>
          </w:p>
        </w:tc>
      </w:tr>
      <w:tr>
        <w:trPr>
          <w:cantSplit w:val="0"/>
          <w:trHeight w:val="1840" w:hRule="atLeast"/>
          <w:tblHeader w:val="0"/>
        </w:trPr>
        <w:tc>
          <w:tcPr/>
          <w:p w:rsidR="00000000" w:rsidDel="00000000" w:rsidP="00000000" w:rsidRDefault="00000000" w:rsidRPr="00000000" w14:paraId="0000007F">
            <w:pPr>
              <w:tabs>
                <w:tab w:val="right" w:leader="none" w:pos="9356"/>
              </w:tabs>
              <w:ind w:firstLine="0"/>
              <w:jc w:val="center"/>
              <w:rPr>
                <w:b w:val="1"/>
                <w:bCs w:val="1"/>
                <w:sz w:val="26"/>
                <w:szCs w:val="26"/>
              </w:rPr>
            </w:pPr>
            <w:r w:rsidDel="00000000" w:rsidR="00000000" w:rsidRPr="00000000">
              <w:rPr>
                <w:b w:val="1"/>
                <w:bCs w:val="1"/>
                <w:sz w:val="26"/>
                <w:szCs w:val="26"/>
                <w:rtl w:val="0"/>
              </w:rPr>
              <w:t xml:space="preserve">CHỦ NHIỆM BỘ MÔN</w:t>
            </w:r>
          </w:p>
          <w:p w:rsidR="00000000" w:rsidDel="00000000" w:rsidP="00000000" w:rsidRDefault="00000000" w:rsidRPr="00000000" w14:paraId="00000080">
            <w:pPr>
              <w:tabs>
                <w:tab w:val="right" w:leader="none" w:pos="9356"/>
              </w:tabs>
              <w:ind w:firstLine="0"/>
              <w:jc w:val="center"/>
              <w:rPr>
                <w:i w:val="1"/>
                <w:iCs w:val="1"/>
                <w:sz w:val="26"/>
                <w:szCs w:val="26"/>
              </w:rPr>
            </w:pPr>
            <w:r w:rsidDel="00000000" w:rsidR="00000000" w:rsidRPr="00000000">
              <w:rPr>
                <w:i w:val="1"/>
                <w:iCs w:val="1"/>
                <w:sz w:val="26"/>
                <w:szCs w:val="26"/>
                <w:rtl w:val="0"/>
              </w:rPr>
              <w:t xml:space="preserve">(Ký và ghi rõ họ tên)</w:t>
            </w:r>
          </w:p>
          <w:p w:rsidR="00000000" w:rsidDel="00000000" w:rsidP="00000000" w:rsidRDefault="00000000" w:rsidRPr="00000000" w14:paraId="00000081">
            <w:pPr>
              <w:tabs>
                <w:tab w:val="right" w:leader="none" w:pos="9356"/>
              </w:tabs>
              <w:ind w:firstLine="0"/>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082">
            <w:pPr>
              <w:tabs>
                <w:tab w:val="right" w:leader="none" w:pos="9356"/>
              </w:tabs>
              <w:ind w:firstLine="0"/>
              <w:jc w:val="center"/>
              <w:rPr>
                <w:b w:val="1"/>
                <w:bCs w:val="1"/>
                <w:sz w:val="26"/>
                <w:szCs w:val="26"/>
              </w:rPr>
            </w:pPr>
            <w:r w:rsidDel="00000000" w:rsidR="00000000" w:rsidRPr="00000000">
              <w:rPr>
                <w:b w:val="1"/>
                <w:bCs w:val="1"/>
                <w:sz w:val="26"/>
                <w:szCs w:val="26"/>
                <w:rtl w:val="0"/>
              </w:rPr>
              <w:t xml:space="preserve">NGƯỜI HƯỚNG DẪN</w:t>
            </w:r>
          </w:p>
          <w:p w:rsidR="00000000" w:rsidDel="00000000" w:rsidP="00000000" w:rsidRDefault="00000000" w:rsidRPr="00000000" w14:paraId="00000083">
            <w:pPr>
              <w:tabs>
                <w:tab w:val="right" w:leader="none" w:pos="9356"/>
              </w:tabs>
              <w:ind w:firstLine="0"/>
              <w:jc w:val="center"/>
              <w:rPr>
                <w:i w:val="1"/>
                <w:iCs w:val="1"/>
                <w:sz w:val="26"/>
                <w:szCs w:val="26"/>
              </w:rPr>
            </w:pPr>
            <w:r w:rsidDel="00000000" w:rsidR="00000000" w:rsidRPr="00000000">
              <w:rPr>
                <w:i w:val="1"/>
                <w:iCs w:val="1"/>
                <w:sz w:val="26"/>
                <w:szCs w:val="26"/>
                <w:rtl w:val="0"/>
              </w:rPr>
              <w:t xml:space="preserve">(Ký và ghi rõ họ tên)</w:t>
            </w:r>
          </w:p>
          <w:p w:rsidR="00000000" w:rsidDel="00000000" w:rsidP="00000000" w:rsidRDefault="00000000" w:rsidRPr="00000000" w14:paraId="00000084">
            <w:pPr>
              <w:tabs>
                <w:tab w:val="right" w:leader="none" w:pos="9356"/>
              </w:tabs>
              <w:ind w:firstLine="0"/>
              <w:jc w:val="center"/>
              <w:rPr>
                <w:i w:val="1"/>
                <w:iCs w:val="1"/>
                <w:sz w:val="26"/>
                <w:szCs w:val="26"/>
              </w:rPr>
            </w:pPr>
            <w:r w:rsidDel="00000000" w:rsidR="00000000" w:rsidRPr="00000000">
              <w:rPr>
                <w:rtl w:val="0"/>
              </w:rPr>
            </w:r>
          </w:p>
          <w:p w:rsidR="00000000" w:rsidDel="00000000" w:rsidP="00000000" w:rsidRDefault="00000000" w:rsidRPr="00000000" w14:paraId="00000085">
            <w:pPr>
              <w:tabs>
                <w:tab w:val="right" w:leader="none" w:pos="9356"/>
              </w:tabs>
              <w:ind w:firstLine="0"/>
              <w:jc w:val="center"/>
              <w:rPr>
                <w:i w:val="1"/>
                <w:iCs w:val="1"/>
                <w:sz w:val="26"/>
                <w:szCs w:val="26"/>
              </w:rPr>
            </w:pPr>
            <w:r w:rsidDel="00000000" w:rsidR="00000000" w:rsidRPr="00000000">
              <w:rPr>
                <w:rtl w:val="0"/>
              </w:rPr>
            </w:r>
          </w:p>
          <w:p w:rsidR="00000000" w:rsidDel="00000000" w:rsidP="00000000" w:rsidRDefault="00000000" w:rsidRPr="00000000" w14:paraId="00000086">
            <w:pPr>
              <w:tabs>
                <w:tab w:val="right" w:leader="none" w:pos="9356"/>
              </w:tabs>
              <w:ind w:firstLine="0"/>
              <w:jc w:val="center"/>
              <w:rPr>
                <w:i w:val="1"/>
                <w:iCs w:val="1"/>
                <w:sz w:val="26"/>
                <w:szCs w:val="26"/>
              </w:rPr>
            </w:pPr>
            <w:r w:rsidDel="00000000" w:rsidR="00000000" w:rsidRPr="00000000">
              <w:rPr>
                <w:rtl w:val="0"/>
              </w:rPr>
            </w:r>
          </w:p>
          <w:p w:rsidR="00000000" w:rsidDel="00000000" w:rsidP="00000000" w:rsidRDefault="00000000" w:rsidRPr="00000000" w14:paraId="00000087">
            <w:pPr>
              <w:tabs>
                <w:tab w:val="right" w:leader="none" w:pos="9356"/>
              </w:tabs>
              <w:ind w:firstLine="0"/>
              <w:jc w:val="center"/>
              <w:rPr>
                <w:sz w:val="26"/>
                <w:szCs w:val="26"/>
              </w:rPr>
            </w:pPr>
            <w:r w:rsidDel="00000000" w:rsidR="00000000" w:rsidRPr="00000000">
              <w:rPr>
                <w:sz w:val="26"/>
                <w:szCs w:val="26"/>
                <w:rtl w:val="0"/>
              </w:rPr>
              <w:t xml:space="preserve"> </w:t>
            </w:r>
          </w:p>
        </w:tc>
        <w:tc>
          <w:tcPr>
            <w:shd w:fill="auto" w:val="clear"/>
          </w:tcPr>
          <w:p w:rsidR="00000000" w:rsidDel="00000000" w:rsidP="00000000" w:rsidRDefault="00000000" w:rsidRPr="00000000" w14:paraId="00000088">
            <w:pPr>
              <w:tabs>
                <w:tab w:val="right" w:leader="none" w:pos="9356"/>
              </w:tabs>
              <w:ind w:firstLine="0"/>
              <w:jc w:val="center"/>
              <w:rPr>
                <w:b w:val="1"/>
                <w:bCs w:val="1"/>
                <w:sz w:val="26"/>
                <w:szCs w:val="26"/>
              </w:rPr>
            </w:pPr>
            <w:r w:rsidDel="00000000" w:rsidR="00000000" w:rsidRPr="00000000">
              <w:rPr>
                <w:b w:val="1"/>
                <w:bCs w:val="1"/>
                <w:sz w:val="26"/>
                <w:szCs w:val="26"/>
                <w:rtl w:val="0"/>
              </w:rPr>
              <w:t xml:space="preserve">SINH VIÊN THỰC HIỆN</w:t>
            </w:r>
          </w:p>
          <w:p w:rsidR="00000000" w:rsidDel="00000000" w:rsidP="00000000" w:rsidRDefault="00000000" w:rsidRPr="00000000" w14:paraId="00000089">
            <w:pPr>
              <w:tabs>
                <w:tab w:val="right" w:leader="none" w:pos="9356"/>
              </w:tabs>
              <w:ind w:firstLine="0"/>
              <w:jc w:val="center"/>
              <w:rPr>
                <w:i w:val="1"/>
                <w:iCs w:val="1"/>
                <w:sz w:val="26"/>
                <w:szCs w:val="26"/>
              </w:rPr>
            </w:pPr>
            <w:r w:rsidDel="00000000" w:rsidR="00000000" w:rsidRPr="00000000">
              <w:rPr>
                <w:i w:val="1"/>
                <w:iCs w:val="1"/>
                <w:sz w:val="26"/>
                <w:szCs w:val="26"/>
                <w:rtl w:val="0"/>
              </w:rPr>
              <w:t xml:space="preserve">(Ký và ghi rõ họ tên)</w:t>
            </w:r>
          </w:p>
          <w:p w:rsidR="00000000" w:rsidDel="00000000" w:rsidP="00000000" w:rsidRDefault="00000000" w:rsidRPr="00000000" w14:paraId="0000008A">
            <w:pPr>
              <w:tabs>
                <w:tab w:val="right" w:leader="none" w:pos="9356"/>
              </w:tabs>
              <w:ind w:firstLine="0"/>
              <w:jc w:val="center"/>
              <w:rPr>
                <w:i w:val="1"/>
                <w:iCs w:val="1"/>
                <w:sz w:val="26"/>
                <w:szCs w:val="26"/>
              </w:rPr>
            </w:pPr>
            <w:r w:rsidDel="00000000" w:rsidR="00000000" w:rsidRPr="00000000">
              <w:rPr>
                <w:rtl w:val="0"/>
              </w:rPr>
            </w:r>
          </w:p>
          <w:p w:rsidR="00000000" w:rsidDel="00000000" w:rsidP="00000000" w:rsidRDefault="00000000" w:rsidRPr="00000000" w14:paraId="0000008B">
            <w:pPr>
              <w:tabs>
                <w:tab w:val="right" w:leader="none" w:pos="9356"/>
              </w:tabs>
              <w:ind w:firstLine="0"/>
              <w:jc w:val="center"/>
              <w:rPr>
                <w:i w:val="1"/>
                <w:iCs w:val="1"/>
                <w:sz w:val="26"/>
                <w:szCs w:val="26"/>
              </w:rPr>
            </w:pPr>
            <w:r w:rsidDel="00000000" w:rsidR="00000000" w:rsidRPr="00000000">
              <w:rPr>
                <w:rtl w:val="0"/>
              </w:rPr>
            </w:r>
          </w:p>
          <w:p w:rsidR="00000000" w:rsidDel="00000000" w:rsidP="00000000" w:rsidRDefault="00000000" w:rsidRPr="00000000" w14:paraId="0000008C">
            <w:pPr>
              <w:tabs>
                <w:tab w:val="right" w:leader="none" w:pos="9356"/>
              </w:tabs>
              <w:ind w:firstLine="0"/>
              <w:jc w:val="center"/>
              <w:rPr>
                <w:i w:val="1"/>
                <w:iCs w:val="1"/>
                <w:sz w:val="26"/>
                <w:szCs w:val="26"/>
              </w:rPr>
            </w:pPr>
            <w:r w:rsidDel="00000000" w:rsidR="00000000" w:rsidRPr="00000000">
              <w:rPr>
                <w:rtl w:val="0"/>
              </w:rPr>
            </w:r>
          </w:p>
          <w:p w:rsidR="00000000" w:rsidDel="00000000" w:rsidP="00000000" w:rsidRDefault="00000000" w:rsidRPr="00000000" w14:paraId="0000008D">
            <w:pPr>
              <w:tabs>
                <w:tab w:val="right" w:leader="none" w:pos="9356"/>
              </w:tabs>
              <w:ind w:firstLine="0"/>
              <w:jc w:val="center"/>
              <w:rPr>
                <w:sz w:val="26"/>
                <w:szCs w:val="26"/>
              </w:rPr>
            </w:pPr>
            <w:r w:rsidDel="00000000" w:rsidR="00000000" w:rsidRPr="00000000">
              <w:rPr>
                <w:sz w:val="26"/>
                <w:szCs w:val="26"/>
                <w:rtl w:val="0"/>
              </w:rPr>
              <w:t xml:space="preserve"> </w:t>
            </w:r>
          </w:p>
        </w:tc>
      </w:tr>
    </w:tbl>
    <w:p w:rsidR="00000000" w:rsidDel="00000000" w:rsidP="00000000" w:rsidRDefault="00000000" w:rsidRPr="00000000" w14:paraId="0000008E">
      <w:pPr>
        <w:ind w:firstLine="0"/>
        <w:rPr>
          <w:sz w:val="26"/>
          <w:szCs w:val="26"/>
        </w:rPr>
      </w:pPr>
      <w:r w:rsidDel="00000000" w:rsidR="00000000" w:rsidRPr="00000000">
        <w:rPr>
          <w:rtl w:val="0"/>
        </w:rPr>
      </w:r>
    </w:p>
    <w:sectPr>
      <w:headerReference r:id="rId10" w:type="default"/>
      <w:footerReference r:id="rId11" w:type="default"/>
      <w:pgSz w:h="15840" w:w="12240" w:orient="portrait"/>
      <w:pgMar w:bottom="993" w:top="1135" w:left="1701" w:right="1041" w:header="720" w:footer="675"/>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 Chi Luan" w:id="0" w:date="2016-04-07T22:44:00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Thay đổi ngày tháng</w:t>
      </w:r>
    </w:p>
  </w:comment>
  <w:comment w:author="DELL" w:id="1" w:date="2020-09-07T21:33:00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1" w15:done="0"/>
  <w15:commentEx w15:paraId="00000092" w15:paraIdParent="0000009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jc w:val="both"/>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jc w:val="both"/>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jc w:val="both"/>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C40AF"/>
    <w:pPr>
      <w:spacing w:after="0" w:line="240" w:lineRule="auto"/>
      <w:ind w:left="0"/>
      <w:jc w:val="left"/>
    </w:pPr>
    <w:rPr>
      <w:rFonts w:cs="Times New Roman" w:eastAsia="Times New Roman"/>
      <w:sz w:val="24"/>
      <w:szCs w:val="24"/>
    </w:rPr>
  </w:style>
  <w:style w:type="paragraph" w:styleId="Heading3">
    <w:name w:val="heading 3"/>
    <w:basedOn w:val="Normal"/>
    <w:next w:val="Normal"/>
    <w:link w:val="Heading3Char"/>
    <w:qFormat w:val="1"/>
    <w:rsid w:val="00EC40AF"/>
    <w:pPr>
      <w:keepNext w:val="1"/>
      <w:jc w:val="both"/>
      <w:outlineLvl w:val="2"/>
    </w:pPr>
    <w:rPr>
      <w:rFonts w:eastAsia="MS Mincho"/>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rsid w:val="00EC40AF"/>
    <w:rPr>
      <w:rFonts w:cs="Times New Roman" w:eastAsia="MS Mincho"/>
      <w:b w:val="1"/>
      <w:bCs w:val="1"/>
      <w:sz w:val="24"/>
      <w:szCs w:val="24"/>
    </w:rPr>
  </w:style>
  <w:style w:type="paragraph" w:styleId="BodyText2">
    <w:name w:val="Body Text 2"/>
    <w:basedOn w:val="Normal"/>
    <w:link w:val="BodyText2Char"/>
    <w:rsid w:val="00EC40AF"/>
    <w:pPr>
      <w:jc w:val="both"/>
    </w:pPr>
    <w:rPr>
      <w:rFonts w:eastAsia="MS Mincho"/>
      <w:b w:val="1"/>
      <w:bCs w:val="1"/>
    </w:rPr>
  </w:style>
  <w:style w:type="character" w:styleId="BodyText2Char" w:customStyle="1">
    <w:name w:val="Body Text 2 Char"/>
    <w:basedOn w:val="DefaultParagraphFont"/>
    <w:link w:val="BodyText2"/>
    <w:rsid w:val="00EC40AF"/>
    <w:rPr>
      <w:rFonts w:cs="Times New Roman" w:eastAsia="MS Mincho"/>
      <w:b w:val="1"/>
      <w:bCs w:val="1"/>
      <w:sz w:val="24"/>
      <w:szCs w:val="24"/>
    </w:rPr>
  </w:style>
  <w:style w:type="paragraph" w:styleId="tendemuc" w:customStyle="1">
    <w:name w:val="ten de muc"/>
    <w:basedOn w:val="Normal"/>
    <w:rsid w:val="00EC40AF"/>
    <w:pPr>
      <w:spacing w:after="80" w:line="288" w:lineRule="auto"/>
      <w:jc w:val="both"/>
    </w:pPr>
    <w:rPr>
      <w:rFonts w:ascii=".VnTime" w:hAnsi=".VnTime"/>
      <w:sz w:val="26"/>
      <w:lang w:val="en-GB"/>
    </w:rPr>
  </w:style>
  <w:style w:type="paragraph" w:styleId="Header">
    <w:name w:val="header"/>
    <w:basedOn w:val="Normal"/>
    <w:link w:val="HeaderChar"/>
    <w:uiPriority w:val="99"/>
    <w:unhideWhenUsed w:val="1"/>
    <w:rsid w:val="00EC40AF"/>
    <w:pPr>
      <w:tabs>
        <w:tab w:val="center" w:pos="4680"/>
        <w:tab w:val="right" w:pos="9360"/>
      </w:tabs>
    </w:pPr>
  </w:style>
  <w:style w:type="character" w:styleId="HeaderChar" w:customStyle="1">
    <w:name w:val="Header Char"/>
    <w:basedOn w:val="DefaultParagraphFont"/>
    <w:link w:val="Header"/>
    <w:uiPriority w:val="99"/>
    <w:rsid w:val="00EC40AF"/>
    <w:rPr>
      <w:rFonts w:cs="Times New Roman" w:eastAsia="Times New Roman"/>
      <w:sz w:val="24"/>
      <w:szCs w:val="24"/>
    </w:rPr>
  </w:style>
  <w:style w:type="paragraph" w:styleId="Footer">
    <w:name w:val="footer"/>
    <w:basedOn w:val="Normal"/>
    <w:link w:val="FooterChar"/>
    <w:uiPriority w:val="99"/>
    <w:unhideWhenUsed w:val="1"/>
    <w:rsid w:val="00EC40AF"/>
    <w:pPr>
      <w:tabs>
        <w:tab w:val="center" w:pos="4680"/>
        <w:tab w:val="right" w:pos="9360"/>
      </w:tabs>
    </w:pPr>
  </w:style>
  <w:style w:type="character" w:styleId="FooterChar" w:customStyle="1">
    <w:name w:val="Footer Char"/>
    <w:basedOn w:val="DefaultParagraphFont"/>
    <w:link w:val="Footer"/>
    <w:uiPriority w:val="99"/>
    <w:rsid w:val="00EC40AF"/>
    <w:rPr>
      <w:rFonts w:cs="Times New Roman" w:eastAsia="Times New Roman"/>
      <w:sz w:val="24"/>
      <w:szCs w:val="24"/>
    </w:rPr>
  </w:style>
  <w:style w:type="table" w:styleId="TableGrid">
    <w:name w:val="Table Grid"/>
    <w:basedOn w:val="TableNormal"/>
    <w:uiPriority w:val="59"/>
    <w:rsid w:val="001B62B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link w:val="NoSpacingChar"/>
    <w:uiPriority w:val="1"/>
    <w:qFormat w:val="1"/>
    <w:rsid w:val="002462DD"/>
    <w:pPr>
      <w:spacing w:after="0" w:line="240" w:lineRule="auto"/>
      <w:ind w:left="0"/>
      <w:jc w:val="left"/>
    </w:pPr>
    <w:rPr>
      <w:rFonts w:ascii="Calibri" w:cs="Times New Roman" w:eastAsia="Times New Roman" w:hAnsi="Calibri"/>
      <w:sz w:val="22"/>
      <w:lang w:eastAsia="ja-JP" w:val="vi-VN"/>
    </w:rPr>
  </w:style>
  <w:style w:type="character" w:styleId="NoSpacingChar" w:customStyle="1">
    <w:name w:val="No Spacing Char"/>
    <w:link w:val="NoSpacing"/>
    <w:uiPriority w:val="1"/>
    <w:rsid w:val="002462DD"/>
    <w:rPr>
      <w:rFonts w:ascii="Calibri" w:cs="Times New Roman" w:eastAsia="Times New Roman" w:hAnsi="Calibri"/>
      <w:sz w:val="22"/>
      <w:lang w:eastAsia="ja-JP" w:val="vi-VN"/>
    </w:rPr>
  </w:style>
  <w:style w:type="character" w:styleId="CommentReference">
    <w:name w:val="annotation reference"/>
    <w:uiPriority w:val="99"/>
    <w:unhideWhenUsed w:val="1"/>
    <w:rsid w:val="002462DD"/>
    <w:rPr>
      <w:sz w:val="16"/>
      <w:szCs w:val="16"/>
    </w:rPr>
  </w:style>
  <w:style w:type="paragraph" w:styleId="CommentText">
    <w:name w:val="annotation text"/>
    <w:basedOn w:val="Normal"/>
    <w:link w:val="CommentTextChar"/>
    <w:uiPriority w:val="99"/>
    <w:unhideWhenUsed w:val="1"/>
    <w:rsid w:val="002462DD"/>
    <w:pPr>
      <w:spacing w:after="200"/>
    </w:pPr>
    <w:rPr>
      <w:rFonts w:eastAsia="Calibri"/>
      <w:sz w:val="28"/>
      <w:szCs w:val="20"/>
      <w:lang w:val="vi-VN"/>
    </w:rPr>
  </w:style>
  <w:style w:type="character" w:styleId="CommentTextChar" w:customStyle="1">
    <w:name w:val="Comment Text Char"/>
    <w:basedOn w:val="DefaultParagraphFont"/>
    <w:link w:val="CommentText"/>
    <w:uiPriority w:val="99"/>
    <w:rsid w:val="002462DD"/>
    <w:rPr>
      <w:rFonts w:cs="Times New Roman" w:eastAsia="Calibri"/>
      <w:szCs w:val="20"/>
      <w:lang w:val="vi-VN"/>
    </w:rPr>
  </w:style>
  <w:style w:type="paragraph" w:styleId="BalloonText">
    <w:name w:val="Balloon Text"/>
    <w:basedOn w:val="Normal"/>
    <w:link w:val="BalloonTextChar"/>
    <w:uiPriority w:val="99"/>
    <w:semiHidden w:val="1"/>
    <w:unhideWhenUsed w:val="1"/>
    <w:rsid w:val="002462DD"/>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462DD"/>
    <w:rPr>
      <w:rFonts w:ascii="Segoe UI" w:cs="Segoe UI" w:eastAsia="Times New Roman" w:hAnsi="Segoe UI"/>
      <w:sz w:val="18"/>
      <w:szCs w:val="18"/>
    </w:rPr>
  </w:style>
  <w:style w:type="paragraph" w:styleId="CommentSubject">
    <w:name w:val="annotation subject"/>
    <w:basedOn w:val="CommentText"/>
    <w:next w:val="CommentText"/>
    <w:link w:val="CommentSubjectChar"/>
    <w:uiPriority w:val="99"/>
    <w:semiHidden w:val="1"/>
    <w:unhideWhenUsed w:val="1"/>
    <w:rsid w:val="002462DD"/>
    <w:pPr>
      <w:spacing w:after="0"/>
    </w:pPr>
    <w:rPr>
      <w:rFonts w:eastAsia="Times New Roman"/>
      <w:b w:val="1"/>
      <w:bCs w:val="1"/>
      <w:sz w:val="20"/>
      <w:lang w:val="en-US"/>
    </w:rPr>
  </w:style>
  <w:style w:type="character" w:styleId="CommentSubjectChar" w:customStyle="1">
    <w:name w:val="Comment Subject Char"/>
    <w:basedOn w:val="CommentTextChar"/>
    <w:link w:val="CommentSubject"/>
    <w:uiPriority w:val="99"/>
    <w:semiHidden w:val="1"/>
    <w:rsid w:val="002462DD"/>
    <w:rPr>
      <w:rFonts w:cs="Times New Roman" w:eastAsia="Times New Roman"/>
      <w:b w:val="1"/>
      <w:bCs w:val="1"/>
      <w:sz w:val="20"/>
      <w:szCs w:val="20"/>
      <w:lang w:val="vi-VN"/>
    </w:rPr>
  </w:style>
  <w:style w:type="paragraph" w:styleId="ListParagraph">
    <w:name w:val="List Paragraph"/>
    <w:basedOn w:val="Normal"/>
    <w:link w:val="ListParagraphChar"/>
    <w:uiPriority w:val="1"/>
    <w:qFormat w:val="1"/>
    <w:rsid w:val="003D7052"/>
    <w:pPr>
      <w:ind w:left="720"/>
      <w:contextualSpacing w:val="1"/>
    </w:pPr>
  </w:style>
  <w:style w:type="character" w:styleId="ListParagraphChar" w:customStyle="1">
    <w:name w:val="List Paragraph Char"/>
    <w:link w:val="ListParagraph"/>
    <w:uiPriority w:val="1"/>
    <w:rsid w:val="007A29D3"/>
    <w:rPr>
      <w:rFonts w:cs="Times New Roman" w:eastAsia="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ejJjNWb1s2gUEpWTZYrZNLJChQ==">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2020-09-08T03:41:00Z</dcterms:created>
  <dc:creator>NgoThanhHuyen</dc:creator>
</cp:coreProperties>
</file>