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both"/>
        <w:rPr>
          <w:b w:val="1"/>
          <w:bCs w:val="1"/>
        </w:rPr>
      </w:pPr>
      <w:sdt>
        <w:sdtPr>
          <w:id w:val="-1524685946"/>
          <w:tag w:val="goog_rdk_1"/>
        </w:sdtPr>
        <w:sdtContent>
          <w:ins w:author="Lan Anh Trần" w:id="0" w:date="2022-06-19T17:27:20Z"/>
          <w:sdt>
            <w:sdtPr>
              <w:id w:val="-623581156"/>
              <w:tag w:val="goog_rdk_2"/>
            </w:sdtPr>
            <w:sdtContent>
              <w:ins w:author="Lan Anh Trần" w:id="0" w:date="2022-06-19T17:27:20Z">
                <w:r w:rsidDel="00000000" w:rsidR="00000000" w:rsidRPr="00000000">
                  <w:rPr>
                    <w:b w:val="1"/>
                    <w:bCs w:val="1"/>
                    <w:rtl w:val="0"/>
                    <w:rPrChange w:author="Lan Anh Trần" w:id="1" w:date="2022-06-19T17:27:20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Lan Anh Trần" w:id="0" w:date="2022-06-19T17:27:20Z"/>
        </w:sdtContent>
      </w:sdt>
      <w:r w:rsidDel="00000000" w:rsidR="00000000" w:rsidRPr="00000000">
        <w:rPr>
          <w:b w:val="1"/>
          <w:bCs w:val="1"/>
          <w:rtl w:val="0"/>
        </w:rPr>
        <w:t xml:space="preserve">TRƯỜNG ĐH TÀI CHÍNH - NGÂN HÀNG HÀ NỘI</w:t>
      </w:r>
    </w:p>
    <w:p w:rsidR="00000000" w:rsidDel="00000000" w:rsidP="00000000" w:rsidRDefault="00000000" w:rsidRPr="00000000" w14:paraId="00000002">
      <w:pPr>
        <w:ind w:firstLine="0"/>
        <w:jc w:val="both"/>
        <w:rPr/>
      </w:pPr>
      <w:r w:rsidDel="00000000" w:rsidR="00000000" w:rsidRPr="00000000">
        <w:rPr>
          <w:rtl w:val="0"/>
        </w:rPr>
        <w:t xml:space="preserve">VIỆN CÔNG NGHỆ THÔNG TIN</w:t>
      </w:r>
    </w:p>
    <w:p w:rsidR="00000000" w:rsidDel="00000000" w:rsidP="00000000" w:rsidRDefault="00000000" w:rsidRPr="00000000" w14:paraId="00000003">
      <w:pPr>
        <w:ind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838825" cy="12700"/>
                <wp:effectExtent b="0" l="0" r="0" t="0"/>
                <wp:wrapNone/>
                <wp:docPr id="19" name=""/>
                <a:graphic>
                  <a:graphicData uri="http://schemas.microsoft.com/office/word/2010/wordprocessingShape">
                    <wps:wsp>
                      <wps:cNvCnPr/>
                      <wps:spPr>
                        <a:xfrm>
                          <a:off x="2426588" y="3780000"/>
                          <a:ext cx="58388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5838825" cy="12700"/>
                <wp:effectExtent b="0" l="0" r="0" t="0"/>
                <wp:wrapNone/>
                <wp:docPr id="1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38825" cy="12700"/>
                        </a:xfrm>
                        <a:prstGeom prst="rect"/>
                        <a:ln/>
                      </pic:spPr>
                    </pic:pic>
                  </a:graphicData>
                </a:graphic>
              </wp:anchor>
            </w:drawing>
          </mc:Fallback>
        </mc:AlternateConten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5">
      <w:pPr>
        <w:spacing w:before="120" w:lineRule="auto"/>
        <w:ind w:firstLine="0"/>
        <w:jc w:val="center"/>
        <w:rPr>
          <w:b w:val="1"/>
          <w:bCs w:val="1"/>
          <w:sz w:val="28"/>
          <w:szCs w:val="28"/>
        </w:rPr>
      </w:pPr>
      <w:r w:rsidDel="00000000" w:rsidR="00000000" w:rsidRPr="00000000">
        <w:rPr>
          <w:b w:val="1"/>
          <w:bCs w:val="1"/>
          <w:sz w:val="28"/>
          <w:szCs w:val="28"/>
          <w:rtl w:val="0"/>
        </w:rPr>
        <w:t xml:space="preserve">QUY ĐỊNH VỀ </w:t>
      </w:r>
    </w:p>
    <w:p w:rsidR="00000000" w:rsidDel="00000000" w:rsidP="00000000" w:rsidRDefault="00000000" w:rsidRPr="00000000" w14:paraId="00000006">
      <w:pPr>
        <w:spacing w:before="120" w:lineRule="auto"/>
        <w:ind w:firstLine="0"/>
        <w:jc w:val="center"/>
        <w:rPr>
          <w:b w:val="1"/>
          <w:bCs w:val="1"/>
          <w:sz w:val="28"/>
          <w:szCs w:val="28"/>
        </w:rPr>
      </w:pPr>
      <w:r w:rsidDel="00000000" w:rsidR="00000000" w:rsidRPr="00000000">
        <w:rPr>
          <w:b w:val="1"/>
          <w:bCs w:val="1"/>
          <w:sz w:val="28"/>
          <w:szCs w:val="28"/>
          <w:rtl w:val="0"/>
        </w:rPr>
        <w:t xml:space="preserve">CẤU TRÚC, THỂ THỨC TRÌNH BÀY KHÓA LUẬN TỐT NGHIỆP</w:t>
      </w:r>
    </w:p>
    <w:p w:rsidR="00000000" w:rsidDel="00000000" w:rsidP="00000000" w:rsidRDefault="00000000" w:rsidRPr="00000000" w14:paraId="00000007">
      <w:pPr>
        <w:spacing w:before="120" w:lineRule="auto"/>
        <w:ind w:firstLine="0"/>
        <w:jc w:val="center"/>
        <w:rPr>
          <w:sz w:val="26"/>
          <w:szCs w:val="26"/>
        </w:rPr>
      </w:pPr>
      <w:r w:rsidDel="00000000" w:rsidR="00000000" w:rsidRPr="00000000">
        <w:rPr>
          <w:sz w:val="26"/>
          <w:szCs w:val="26"/>
          <w:rtl w:val="0"/>
        </w:rPr>
        <w:t xml:space="preserve">Hệ đào tạo: Đại học chính quy</w:t>
      </w:r>
    </w:p>
    <w:p w:rsidR="00000000" w:rsidDel="00000000" w:rsidP="00000000" w:rsidRDefault="00000000" w:rsidRPr="00000000" w14:paraId="00000008">
      <w:pPr>
        <w:ind w:firstLine="0"/>
        <w:jc w:val="center"/>
        <w:rPr>
          <w:sz w:val="22"/>
          <w:szCs w:val="22"/>
        </w:rPr>
      </w:pPr>
      <w:r w:rsidDel="00000000" w:rsidR="00000000" w:rsidRPr="00000000">
        <w:rPr>
          <w:sz w:val="26"/>
          <w:szCs w:val="26"/>
          <w:rtl w:val="0"/>
        </w:rPr>
        <w:t xml:space="preserve">Ngành: Công nghệ thông tin, chuyên ngành Tin ứng dụng</w:t>
      </w:r>
      <w:r w:rsidDel="00000000" w:rsidR="00000000" w:rsidRPr="00000000">
        <w:rPr>
          <w:rtl w:val="0"/>
        </w:rPr>
      </w:r>
    </w:p>
    <w:p w:rsidR="00000000" w:rsidDel="00000000" w:rsidP="00000000" w:rsidRDefault="00000000" w:rsidRPr="00000000" w14:paraId="00000009">
      <w:pPr>
        <w:spacing w:before="120" w:lineRule="auto"/>
        <w:ind w:firstLine="0"/>
        <w:jc w:val="both"/>
        <w:rPr>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Khóa luận tốt nghiệp (KLTN) phải được trình bày xúc tích, sạch sẽ và được đánh máy, in laser một mặt trên giấy khổ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(210 x 297mm)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trong KLTN có sử dụng tài liệu của người khác (như trích dẫn, bảng biểu, đồ thị, ...) nhất thiết phải ghi rõ tài liệu đã tham khảo.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KLTN được trình bày theo thứ tự sau đây:</w:t>
      </w:r>
    </w:p>
    <w:p w:rsidR="00000000" w:rsidDel="00000000" w:rsidP="00000000" w:rsidRDefault="00000000" w:rsidRPr="00000000" w14:paraId="0000000C">
      <w:pPr>
        <w:spacing w:before="120" w:lineRule="auto"/>
        <w:ind w:left="482" w:hanging="198"/>
        <w:jc w:val="both"/>
        <w:rPr>
          <w:i w:val="1"/>
          <w:iCs w:val="1"/>
          <w:sz w:val="26"/>
          <w:szCs w:val="26"/>
        </w:rPr>
      </w:pPr>
      <w:r w:rsidDel="00000000" w:rsidR="00000000" w:rsidRPr="00000000">
        <w:rPr>
          <w:sz w:val="26"/>
          <w:szCs w:val="26"/>
          <w:rtl w:val="0"/>
        </w:rPr>
        <w:t xml:space="preserve">- Trang bìa</w:t>
      </w:r>
      <w:r w:rsidDel="00000000" w:rsidR="00000000" w:rsidRPr="00000000">
        <w:rPr>
          <w:i w:val="1"/>
          <w:iCs w:val="1"/>
          <w:sz w:val="26"/>
          <w:szCs w:val="26"/>
          <w:rtl w:val="0"/>
        </w:rPr>
        <w:t xml:space="preserve"> (xem Phụ lục 01)</w:t>
      </w:r>
    </w:p>
    <w:p w:rsidR="00000000" w:rsidDel="00000000" w:rsidP="00000000" w:rsidRDefault="00000000" w:rsidRPr="00000000" w14:paraId="0000000D">
      <w:pPr>
        <w:spacing w:before="120" w:lineRule="auto"/>
        <w:ind w:left="482" w:hanging="198"/>
        <w:jc w:val="both"/>
        <w:rPr>
          <w:i w:val="1"/>
          <w:iCs w:val="1"/>
          <w:sz w:val="26"/>
          <w:szCs w:val="26"/>
        </w:rPr>
      </w:pPr>
      <w:r w:rsidDel="00000000" w:rsidR="00000000" w:rsidRPr="00000000">
        <w:rPr>
          <w:sz w:val="26"/>
          <w:szCs w:val="26"/>
          <w:rtl w:val="0"/>
        </w:rPr>
        <w:t xml:space="preserve">- Trang phụ bìa.</w:t>
      </w:r>
      <w:r w:rsidDel="00000000" w:rsidR="00000000" w:rsidRPr="00000000">
        <w:rPr>
          <w:i w:val="1"/>
          <w:iCs w:val="1"/>
          <w:sz w:val="26"/>
          <w:szCs w:val="26"/>
          <w:rtl w:val="0"/>
        </w:rPr>
        <w:t xml:space="preserve"> (xem Phụ lục 02)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Trang tóm tắt nội dung bằng Tiếng Việt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(xem Phụ lục 03).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Cách sắp xếp tài liệu tham khảo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(xem Phụ lục 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Trang Lời cam đoan không sao chép các tài liệu, công trình nghiên cứu của người khác mà không chỉ rõ trong tài liệu tham khảo, khoảng 5-10 dòng và sinh viên phải ký tên.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lục.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Bảng các ký hiệu, chữ viết tắt (nếu có) được xếp theo thứ tự bảng chữ cái tiếng Việt. Không viết tắt những cụm từ dài hoặc những cụm từ ít xuất hiện trong KLTN.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Danh mục các hình vẽ, đồ thị (nếu có).</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KLTN được trình bày theo thứ tự: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Mở đầu (phải nêu lên được tính cần thiết của đề tài, ý nghĩa khoa học và thực tiễn của nó, đối tượng và phương pháp nghiên cứu, nội dung nghiên cứu),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chương của khóa luận: Gồm 3 chương như trong Đề cương chi tiết.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851"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Kết luận (phải nêu lên được những kết quả chính và đánh giá kết quả đạt được; nêu những tồn tại chưa giải quyết và hướng phát triển (nếu có); nêu đề xuất, kiến nghị (nếu có)).</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82" w:right="0" w:hanging="198"/>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Phụ lục (nếu có).</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82" w:right="0" w:hanging="198"/>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Tài liệu tham khảo: Là những sách, ấn phẩm, tạp chí, ... mà bản thân sinh viên đã đọc và trích dẫn hoặc sử dụng ý tưởng vào KLTN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(xem cách sắp xếp tài liệu tham khảo ở Phụ lục 05).</w:t>
      </w:r>
    </w:p>
    <w:p w:rsidR="00000000" w:rsidDel="00000000" w:rsidP="00000000" w:rsidRDefault="00000000" w:rsidRPr="00000000" w14:paraId="0000001A">
      <w:pPr>
        <w:spacing w:before="120" w:lineRule="auto"/>
        <w:ind w:left="284" w:hanging="284"/>
        <w:jc w:val="both"/>
        <w:rPr>
          <w:sz w:val="26"/>
          <w:szCs w:val="26"/>
        </w:rPr>
      </w:pPr>
      <w:r w:rsidDel="00000000" w:rsidR="00000000" w:rsidRPr="00000000">
        <w:rPr>
          <w:sz w:val="26"/>
          <w:szCs w:val="26"/>
          <w:rtl w:val="0"/>
        </w:rPr>
        <w:t xml:space="preserve">3. Số trang của KLTN được đánh liên tục bắt đầu từ phần Mở đầu cho đến hết phần Phụ lục. Đánh số trang vào giữa và ở phần dưới của trang in.</w:t>
      </w:r>
    </w:p>
    <w:p w:rsidR="00000000" w:rsidDel="00000000" w:rsidP="00000000" w:rsidRDefault="00000000" w:rsidRPr="00000000" w14:paraId="0000001B">
      <w:pPr>
        <w:spacing w:before="120" w:lineRule="auto"/>
        <w:ind w:left="284" w:hanging="284"/>
        <w:jc w:val="both"/>
        <w:rPr>
          <w:i w:val="1"/>
          <w:iCs w:val="1"/>
          <w:sz w:val="26"/>
          <w:szCs w:val="26"/>
        </w:rPr>
      </w:pPr>
      <w:r w:rsidDel="00000000" w:rsidR="00000000" w:rsidRPr="00000000">
        <w:rPr>
          <w:sz w:val="26"/>
          <w:szCs w:val="26"/>
          <w:rtl w:val="0"/>
        </w:rPr>
        <w:t xml:space="preserve">4. Số thứ tự của chương, mục và tiểu mục được đánh số bằng số Arập, không dùng số La mã. Các mục và tiểu mục được đánh số bằng các nhóm hai hoặc ba chữ số cách nhau một dấu chấm: số thứ nhất chỉ </w:t>
      </w:r>
      <w:r w:rsidDel="00000000" w:rsidR="00000000" w:rsidRPr="00000000">
        <w:rPr>
          <w:i w:val="1"/>
          <w:iCs w:val="1"/>
          <w:sz w:val="26"/>
          <w:szCs w:val="26"/>
          <w:rtl w:val="0"/>
        </w:rPr>
        <w:t xml:space="preserve">số chương;</w:t>
      </w:r>
      <w:r w:rsidDel="00000000" w:rsidR="00000000" w:rsidRPr="00000000">
        <w:rPr>
          <w:sz w:val="26"/>
          <w:szCs w:val="26"/>
          <w:rtl w:val="0"/>
        </w:rPr>
        <w:t xml:space="preserve"> số thứ hai chỉ </w:t>
      </w:r>
      <w:r w:rsidDel="00000000" w:rsidR="00000000" w:rsidRPr="00000000">
        <w:rPr>
          <w:i w:val="1"/>
          <w:iCs w:val="1"/>
          <w:sz w:val="26"/>
          <w:szCs w:val="26"/>
          <w:rtl w:val="0"/>
        </w:rPr>
        <w:t xml:space="preserve">số mục; </w:t>
      </w:r>
      <w:r w:rsidDel="00000000" w:rsidR="00000000" w:rsidRPr="00000000">
        <w:rPr>
          <w:sz w:val="26"/>
          <w:szCs w:val="26"/>
          <w:rtl w:val="0"/>
        </w:rPr>
        <w:t xml:space="preserve">số thứ ba chỉ </w:t>
      </w:r>
      <w:r w:rsidDel="00000000" w:rsidR="00000000" w:rsidRPr="00000000">
        <w:rPr>
          <w:i w:val="1"/>
          <w:iCs w:val="1"/>
          <w:sz w:val="26"/>
          <w:szCs w:val="26"/>
          <w:rtl w:val="0"/>
        </w:rPr>
        <w:t xml:space="preserve">số tiểu mục.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w:t>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D">
      <w:pPr>
        <w:tabs>
          <w:tab w:val="left" w:leader="none" w:pos="2410"/>
        </w:tabs>
        <w:spacing w:before="120" w:lineRule="auto"/>
        <w:ind w:firstLine="0"/>
        <w:rPr>
          <w:sz w:val="26"/>
          <w:szCs w:val="26"/>
        </w:rPr>
      </w:pPr>
      <w:r w:rsidDel="00000000" w:rsidR="00000000" w:rsidRPr="00000000">
        <w:rPr>
          <w:sz w:val="26"/>
          <w:szCs w:val="26"/>
          <w:rtl w:val="0"/>
        </w:rPr>
        <w:tab/>
        <w:t xml:space="preserve">1.1.</w:t>
        <w:tab/>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1.1.1. ……………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1.1.2.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r>
    </w:p>
    <w:p w:rsidR="00000000" w:rsidDel="00000000" w:rsidP="00000000" w:rsidRDefault="00000000" w:rsidRPr="00000000" w14:paraId="00000021">
      <w:pPr>
        <w:tabs>
          <w:tab w:val="left" w:leader="none" w:pos="2410"/>
        </w:tabs>
        <w:spacing w:before="120" w:lineRule="auto"/>
        <w:ind w:firstLine="0"/>
        <w:rPr>
          <w:sz w:val="26"/>
          <w:szCs w:val="26"/>
        </w:rPr>
      </w:pPr>
      <w:r w:rsidDel="00000000" w:rsidR="00000000" w:rsidRPr="00000000">
        <w:rPr>
          <w:sz w:val="26"/>
          <w:szCs w:val="26"/>
          <w:rtl w:val="0"/>
        </w:rPr>
        <w:tab/>
        <w:t xml:space="preserve">1.2.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1.2.1.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1.2.2.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Trong mỗi chương của KLTN thì các bảng biểu, hình vẽ, đồ thị được đánh số theo thứ tự từ đầu đến cuối đối với mỗi loại. Chú giải về bảng biểu được ghi ở trên đầu bảng, chú giải về đồ thị, hình vẽ và ảnh được ghi ở dưới đồ thị, hình vẽ và ảnh. Nếu trình bày bảng biểu, đồ thị, hình vẽ và ảnh theo chiều ngang khổ giấy thì phía trên đầu bảng biểu, đồ thị, hình vẽ và ảnh là lề trái của trang.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w:t>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1418"/>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w:t>
      </w:r>
    </w:p>
    <w:p w:rsidR="00000000" w:rsidDel="00000000" w:rsidP="00000000" w:rsidRDefault="00000000" w:rsidRPr="00000000" w14:paraId="00000028">
      <w:pPr>
        <w:tabs>
          <w:tab w:val="left" w:leader="none" w:pos="3119"/>
        </w:tabs>
        <w:spacing w:before="120" w:lineRule="auto"/>
        <w:ind w:firstLine="0"/>
        <w:rPr>
          <w:sz w:val="26"/>
          <w:szCs w:val="26"/>
        </w:rPr>
      </w:pPr>
      <w:r w:rsidDel="00000000" w:rsidR="00000000" w:rsidRPr="00000000">
        <w:rPr>
          <w:sz w:val="26"/>
          <w:szCs w:val="26"/>
          <w:rtl w:val="0"/>
        </w:rPr>
        <w:tab/>
        <w:t xml:space="preserve">Hình 1.1.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Hình 1.2.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Chương 2. </w:t>
      </w:r>
    </w:p>
    <w:p w:rsidR="00000000" w:rsidDel="00000000" w:rsidP="00000000" w:rsidRDefault="00000000" w:rsidRPr="00000000" w14:paraId="0000002C">
      <w:pPr>
        <w:tabs>
          <w:tab w:val="left" w:leader="none" w:pos="3119"/>
        </w:tabs>
        <w:spacing w:before="120" w:lineRule="auto"/>
        <w:ind w:firstLine="0"/>
        <w:rPr>
          <w:sz w:val="26"/>
          <w:szCs w:val="26"/>
        </w:rPr>
      </w:pPr>
      <w:r w:rsidDel="00000000" w:rsidR="00000000" w:rsidRPr="00000000">
        <w:rPr>
          <w:sz w:val="26"/>
          <w:szCs w:val="26"/>
          <w:rtl w:val="0"/>
        </w:rPr>
        <w:tab/>
        <w:t xml:space="preserve">Hình 2.1.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Hình 2.2. …………..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19"/>
        </w:tabs>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w:t>
      </w:r>
      <w:sdt>
        <w:sdtPr>
          <w:id w:val="-223892395"/>
          <w:tag w:val="goog_rdk_3"/>
        </w:sdtPr>
        <w:sdtContent>
          <w:ins w:author="Huyen Vu" w:id="2" w:date="2026-02-05T01:36:23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w:t>
            </w:r>
          </w:ins>
          <w:sdt>
            <w:sdtPr>
              <w:id w:val="137255431"/>
              <w:tag w:val="goog_rdk_4"/>
            </w:sdtPr>
            <w:sdtContent>
              <w:ins w:author="Huyen Vu" w:id="2" w:date="2026-02-05T01:36:23Z">
                <w:r w:rsidDel="00000000" w:rsidR="00000000" w:rsidRPr="00000000">
                  <w:rPr>
                    <w:sz w:val="26"/>
                    <w:szCs w:val="26"/>
                    <w:rtl w:val="0"/>
                    <w:rPrChange w:author="Huyen Vu" w:id="3" w:date="2026-02-05T01:36:23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á </w:t>
                </w:r>
              </w:ins>
            </w:sdtContent>
          </w:sdt>
          <w:ins w:author="Huyen Vu" w:id="2" w:date="2026-02-05T01:36:23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w:t>
      </w:r>
      <w:sdt>
        <w:sdtPr>
          <w:id w:val="-1207210558"/>
          <w:tag w:val="goog_rdk_5"/>
        </w:sdtPr>
        <w:sdtContent>
          <w:ins w:author="Huyen Vu" w:id="4" w:date="2026-02-05T01:36:26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w:t>
            </w:r>
          </w:ins>
          <w:sdt>
            <w:sdtPr>
              <w:id w:val="6040606"/>
              <w:tag w:val="goog_rdk_6"/>
            </w:sdtPr>
            <w:sdtContent>
              <w:ins w:author="Huyen Vu" w:id="4" w:date="2026-02-05T01:36:26Z">
                <w:r w:rsidDel="00000000" w:rsidR="00000000" w:rsidRPr="00000000">
                  <w:rPr>
                    <w:sz w:val="26"/>
                    <w:szCs w:val="26"/>
                    <w:rtl w:val="0"/>
                    <w:rPrChange w:author="Huyen Vu" w:id="5" w:date="2026-02-05T01:36:26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ận </w:t>
                </w:r>
              </w:ins>
            </w:sdtContent>
          </w:sdt>
          <w:ins w:author="Huyen Vu" w:id="4" w:date="2026-02-05T01:36:26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sdt>
        <w:sdtPr>
          <w:id w:val="957725275"/>
          <w:tag w:val="goog_rdk_7"/>
        </w:sdtPr>
        <w:sdtContent>
          <w:ins w:author="Huyen Vu" w:id="6" w:date="2026-02-05T01:36:30Z"/>
          <w:sdt>
            <w:sdtPr>
              <w:id w:val="475109779"/>
              <w:tag w:val="goog_rdk_8"/>
            </w:sdtPr>
            <w:sdtContent>
              <w:ins w:author="Huyen Vu" w:id="6" w:date="2026-02-05T01:36:30Z">
                <w:r w:rsidDel="00000000" w:rsidR="00000000" w:rsidRPr="00000000">
                  <w:rPr>
                    <w:sz w:val="26"/>
                    <w:szCs w:val="26"/>
                    <w:rtl w:val="0"/>
                    <w:rPrChange w:author="Huyen Vu" w:id="7" w:date="2026-02-05T01:36:30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ốt </w:t>
                </w:r>
              </w:ins>
            </w:sdtContent>
          </w:sdt>
          <w:ins w:author="Huyen Vu" w:id="6" w:date="2026-02-05T01:36:30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sdt>
        <w:sdtPr>
          <w:id w:val="-1393769286"/>
          <w:tag w:val="goog_rdk_9"/>
        </w:sdtPr>
        <w:sdtContent>
          <w:ins w:author="Huyen Vu" w:id="8" w:date="2026-02-05T01:36:32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w:t>
            </w:r>
          </w:ins>
          <w:sdt>
            <w:sdtPr>
              <w:id w:val="1642016422"/>
              <w:tag w:val="goog_rdk_10"/>
            </w:sdtPr>
            <w:sdtContent>
              <w:ins w:author="Huyen Vu" w:id="8" w:date="2026-02-05T01:36:32Z">
                <w:r w:rsidDel="00000000" w:rsidR="00000000" w:rsidRPr="00000000">
                  <w:rPr>
                    <w:sz w:val="26"/>
                    <w:szCs w:val="26"/>
                    <w:rtl w:val="0"/>
                    <w:rPrChange w:author="Huyen Vu" w:id="9" w:date="2026-02-05T01:36:32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ệp</w:t>
                </w:r>
              </w:ins>
            </w:sdtContent>
          </w:sdt>
          <w:ins w:author="Huyen Vu" w:id="8" w:date="2026-02-05T01:36:32Z"/>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bình khoảng 50 trang (không kể tài liệu tham khảo và phụ lục). Dùng cỡ chữ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13 - 14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hệ soạn thảo Winword; phông chữ Unicode; dãn dòng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lines, lề trên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cm, lề dưới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cm, lề trái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cm, lề phải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cm, hai đoạn văn bản cách nhau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pt, thụt dòng đầu của đoạn văn bản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cm.</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Do yêu cầu chuyên môn như để gõ các công thức phức tạp, có thể sử dụng các chương trình soạn thảo văn bản chuyên dụng khác như Latex, PC Text,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KLTN phải được đóng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02 quyển, bìa cứng và in chữ nhũ trên bìa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nộp cho Khoa./.</w:t>
      </w:r>
    </w:p>
    <w:p w:rsidR="00000000" w:rsidDel="00000000" w:rsidP="00000000" w:rsidRDefault="00000000" w:rsidRPr="00000000" w14:paraId="00000032">
      <w:pPr>
        <w:spacing w:before="120" w:lineRule="auto"/>
        <w:ind w:firstLine="567"/>
        <w:jc w:val="both"/>
        <w:rPr>
          <w:sz w:val="26"/>
          <w:szCs w:val="26"/>
        </w:rPr>
      </w:pPr>
      <w:r w:rsidDel="00000000" w:rsidR="00000000" w:rsidRPr="00000000">
        <w:rPr>
          <w:rtl w:val="0"/>
        </w:rPr>
      </w:r>
    </w:p>
    <w:p w:rsidR="00000000" w:rsidDel="00000000" w:rsidP="00000000" w:rsidRDefault="00000000" w:rsidRPr="00000000" w14:paraId="00000033">
      <w:pPr>
        <w:spacing w:after="200" w:line="276" w:lineRule="auto"/>
        <w:ind w:left="720" w:firstLine="0"/>
        <w:jc w:val="both"/>
        <w:rPr>
          <w:smallCap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space="0" w:sz="0" w:val="nil"/>
          <w:left w:space="0" w:sz="0" w:val="nil"/>
          <w:bottom w:space="0" w:sz="0" w:val="nil"/>
          <w:right w:space="0" w:sz="0" w:val="nil"/>
          <w:between w:space="0" w:sz="0" w:val="nil"/>
        </w:pBdr>
        <w:shd w:fill="auto" w:val="clear"/>
        <w:tabs>
          <w:tab w:val="center" w:leader="none" w:pos="6237"/>
        </w:tabs>
        <w:spacing w:after="120" w:before="120" w:line="240" w:lineRule="auto"/>
        <w:ind w:left="0" w:right="0" w:firstLine="56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Phụ lục 01: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Mẫu trang bìa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sdt>
        <w:sdtPr>
          <w:id w:val="104694727"/>
          <w:tag w:val="goog_rdk_11"/>
        </w:sdtPr>
        <w:sdtContent>
          <w:del w:author="Bình Nguyễn Thị Thanh" w:id="10" w:date="2026-04-17T05:17:59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-12064</wp:posOffset>
                      </wp:positionH>
                      <wp:positionV relativeFrom="paragraph">
                        <wp:posOffset>-12699</wp:posOffset>
                      </wp:positionV>
                      <wp:extent cx="5969625" cy="8272769"/>
                      <wp:effectExtent b="0" l="0" r="0" t="0"/>
                      <wp:wrapNone/>
                      <wp:docPr id="11" name=""/>
                      <a:graphic>
                        <a:graphicData uri="http://schemas.microsoft.com/office/word/2010/wordprocessingShape">
                          <wps:wsp>
                            <wps:cNvSpPr/>
                            <wps:cNvPr id="3" name="Shape 3"/>
                            <wps:spPr>
                              <a:xfrm>
                                <a:off x="2393250" y="0"/>
                                <a:ext cx="5905500"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-12064</wp:posOffset>
                      </wp:positionH>
                      <wp:positionV relativeFrom="paragraph">
                        <wp:posOffset>-12699</wp:posOffset>
                      </wp:positionV>
                      <wp:extent cx="5969625" cy="8272769"/>
                      <wp:effectExtent b="0" l="0" r="0" t="0"/>
                      <wp:wrapNone/>
                      <wp:docPr id="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69625" cy="8272769"/>
                              </a:xfrm>
                              <a:prstGeom prst="rect"/>
                              <a:ln/>
                            </pic:spPr>
                          </pic:pic>
                        </a:graphicData>
                      </a:graphic>
                    </wp:anchor>
                  </w:drawing>
                </mc:Fallback>
              </mc:AlternateContent>
            </w:r>
          </w:del>
        </w:sdtContent>
      </w:sdt>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63500</wp:posOffset>
                </wp:positionV>
                <wp:extent cx="2038350" cy="19050"/>
                <wp:effectExtent b="0" l="0" r="0" t="0"/>
                <wp:wrapNone/>
                <wp:docPr id="18" name=""/>
                <a:graphic>
                  <a:graphicData uri="http://schemas.microsoft.com/office/word/2010/wordprocessingShape">
                    <wps:wsp>
                      <wps:cNvCnPr/>
                      <wps:spPr>
                        <a:xfrm>
                          <a:off x="4326825" y="3780000"/>
                          <a:ext cx="203835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63500</wp:posOffset>
                </wp:positionV>
                <wp:extent cx="2038350" cy="19050"/>
                <wp:effectExtent b="0" l="0" r="0" t="0"/>
                <wp:wrapNone/>
                <wp:docPr id="1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038350" cy="1905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C">
      <w:pPr>
        <w:ind w:firstLine="0"/>
        <w:jc w:val="right"/>
        <w:rPr/>
      </w:pPr>
      <w:r w:rsidDel="00000000" w:rsidR="00000000" w:rsidRPr="00000000">
        <w:rPr>
          <w:rtl w:val="0"/>
        </w:rPr>
      </w:r>
    </w:p>
    <w:p w:rsidR="00000000" w:rsidDel="00000000" w:rsidP="00000000" w:rsidRDefault="00000000" w:rsidRPr="00000000" w14:paraId="0000005D">
      <w:pPr>
        <w:ind w:firstLine="0"/>
        <w:jc w:val="right"/>
        <w:rPr/>
      </w:pPr>
      <w:r w:rsidDel="00000000" w:rsidR="00000000" w:rsidRPr="00000000">
        <w:rPr>
          <w:rtl w:val="0"/>
        </w:rPr>
      </w:r>
      <w:sdt>
        <w:sdtPr>
          <w:id w:val="2049216959"/>
          <w:tag w:val="goog_rdk_12"/>
        </w:sdtPr>
        <w:sdtContent>
          <w:ins w:author="Huy Hoàng Nguyễn" w:id="11" w:date="2026-04-03T08:26:38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-8889</wp:posOffset>
                      </wp:positionH>
                      <wp:positionV relativeFrom="paragraph">
                        <wp:posOffset>7239000</wp:posOffset>
                      </wp:positionV>
                      <wp:extent cx="5969625" cy="8272769"/>
                      <wp:effectExtent b="0" l="0" r="0" t="0"/>
                      <wp:wrapNone/>
                      <wp:docPr id="13" name=""/>
                      <a:graphic>
                        <a:graphicData uri="http://schemas.microsoft.com/office/word/2010/wordprocessingShape">
                          <wps:wsp>
                            <wps:cNvSpPr/>
                            <wps:cNvPr id="3" name="Shape 3"/>
                            <wps:spPr>
                              <a:xfrm>
                                <a:off x="2393250" y="0"/>
                                <a:ext cx="5905500"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-8889</wp:posOffset>
                      </wp:positionH>
                      <wp:positionV relativeFrom="paragraph">
                        <wp:posOffset>7239000</wp:posOffset>
                      </wp:positionV>
                      <wp:extent cx="5969625" cy="8272769"/>
                      <wp:effectExtent b="0" l="0" r="0" t="0"/>
                      <wp:wrapNone/>
                      <wp:docPr id="1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69625" cy="8272769"/>
                              </a:xfrm>
                              <a:prstGeom prst="rect"/>
                              <a:ln/>
                            </pic:spPr>
                          </pic:pic>
                        </a:graphicData>
                      </a:graphic>
                    </wp:anchor>
                  </w:drawing>
                </mc:Fallback>
              </mc:AlternateContent>
            </w:r>
          </w:ins>
        </w:sdtContent>
      </w:sdt>
    </w:p>
    <w:p w:rsidR="00000000" w:rsidDel="00000000" w:rsidP="00000000" w:rsidRDefault="00000000" w:rsidRPr="00000000" w14:paraId="0000005E">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Phụ lục 02: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Mẫu trang phụ bìa ĐATN tiếng Việt</w:t>
      </w:r>
    </w:p>
    <w:p w:rsidR="00000000" w:rsidDel="00000000" w:rsidP="00000000" w:rsidRDefault="00000000" w:rsidRPr="00000000" w14:paraId="0000005F">
      <w:pPr>
        <w:ind w:firstLine="0"/>
        <w:jc w:val="right"/>
        <w:rPr/>
      </w:pPr>
      <w:r w:rsidDel="00000000" w:rsidR="00000000" w:rsidRPr="00000000">
        <w:rPr>
          <w:rtl w:val="0"/>
        </w:rPr>
      </w:r>
      <w:sdt>
        <w:sdtPr>
          <w:id w:val="-616135809"/>
          <w:tag w:val="goog_rdk_13"/>
        </w:sdtPr>
        <w:sdtContent>
          <w:del w:author="Bình Nguyễn Thị Thanh" w:id="12" w:date="2026-04-17T05:18:05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26036</wp:posOffset>
                      </wp:positionH>
                      <wp:positionV relativeFrom="paragraph">
                        <wp:posOffset>114300</wp:posOffset>
                      </wp:positionV>
                      <wp:extent cx="5941050" cy="8303250"/>
                      <wp:effectExtent b="0" l="0" r="0" t="0"/>
                      <wp:wrapNone/>
                      <wp:docPr id="15" name=""/>
                      <a:graphic>
                        <a:graphicData uri="http://schemas.microsoft.com/office/word/2010/wordprocessingShape">
                          <wps:wsp>
                            <wps:cNvSpPr/>
                            <wps:cNvPr id="4" name="Shape 4"/>
                            <wps:spPr>
                              <a:xfrm>
                                <a:off x="2407538" y="0"/>
                                <a:ext cx="5876925"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hướng dẫn: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241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đồng hướng dẫn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(nếu có)</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26036</wp:posOffset>
                      </wp:positionH>
                      <wp:positionV relativeFrom="paragraph">
                        <wp:posOffset>114300</wp:posOffset>
                      </wp:positionV>
                      <wp:extent cx="5941050" cy="8303250"/>
                      <wp:effectExtent b="0" l="0" r="0" t="0"/>
                      <wp:wrapNone/>
                      <wp:docPr id="1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41050" cy="8303250"/>
                              </a:xfrm>
                              <a:prstGeom prst="rect"/>
                              <a:ln/>
                            </pic:spPr>
                          </pic:pic>
                        </a:graphicData>
                      </a:graphic>
                    </wp:anchor>
                  </w:drawing>
                </mc:Fallback>
              </mc:AlternateContent>
            </w:r>
          </w:del>
        </w:sdtContent>
      </w:sdt>
    </w:p>
    <w:p w:rsidR="00000000" w:rsidDel="00000000" w:rsidP="00000000" w:rsidRDefault="00000000" w:rsidRPr="00000000" w14:paraId="00000060">
      <w:pPr>
        <w:ind w:firstLine="0"/>
        <w:jc w:val="right"/>
        <w:rPr/>
      </w:pPr>
      <w:r w:rsidDel="00000000" w:rsidR="00000000" w:rsidRPr="00000000">
        <w:rPr>
          <w:rtl w:val="0"/>
        </w:rPr>
      </w:r>
    </w:p>
    <w:p w:rsidR="00000000" w:rsidDel="00000000" w:rsidP="00000000" w:rsidRDefault="00000000" w:rsidRPr="00000000" w14:paraId="00000061">
      <w:pPr>
        <w:ind w:firstLine="0"/>
        <w:jc w:val="right"/>
        <w:rPr/>
      </w:pPr>
      <w:r w:rsidDel="00000000" w:rsidR="00000000" w:rsidRPr="00000000">
        <w:rPr>
          <w:rtl w:val="0"/>
        </w:rPr>
      </w:r>
    </w:p>
    <w:p w:rsidR="00000000" w:rsidDel="00000000" w:rsidP="00000000" w:rsidRDefault="00000000" w:rsidRPr="00000000" w14:paraId="00000062">
      <w:pPr>
        <w:ind w:firstLine="0"/>
        <w:jc w:val="right"/>
        <w:rPr/>
      </w:pPr>
      <w:r w:rsidDel="00000000" w:rsidR="00000000" w:rsidRPr="00000000">
        <w:rPr>
          <w:rtl w:val="0"/>
        </w:rPr>
      </w:r>
    </w:p>
    <w:p w:rsidR="00000000" w:rsidDel="00000000" w:rsidP="00000000" w:rsidRDefault="00000000" w:rsidRPr="00000000" w14:paraId="00000063">
      <w:pPr>
        <w:ind w:firstLine="0"/>
        <w:jc w:val="right"/>
        <w:rPr/>
      </w:pPr>
      <w:r w:rsidDel="00000000" w:rsidR="00000000" w:rsidRPr="00000000">
        <w:rPr>
          <w:rtl w:val="0"/>
        </w:rPr>
      </w:r>
      <w:sdt>
        <w:sdtPr>
          <w:id w:val="1201070578"/>
          <w:tag w:val="goog_rdk_14"/>
        </w:sdtPr>
        <w:sdtContent>
          <w:ins w:author="Huy Hoàng Nguyễn" w:id="13" w:date="2026-04-03T08:16:58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29211</wp:posOffset>
                      </wp:positionH>
                      <wp:positionV relativeFrom="paragraph">
                        <wp:posOffset>5924550</wp:posOffset>
                      </wp:positionV>
                      <wp:extent cx="5941050" cy="8303250"/>
                      <wp:effectExtent b="0" l="0" r="0" t="0"/>
                      <wp:wrapNone/>
                      <wp:docPr id="16" name=""/>
                      <a:graphic>
                        <a:graphicData uri="http://schemas.microsoft.com/office/word/2010/wordprocessingShape">
                          <wps:wsp>
                            <wps:cNvSpPr/>
                            <wps:cNvPr id="4" name="Shape 4"/>
                            <wps:spPr>
                              <a:xfrm>
                                <a:off x="2407538" y="0"/>
                                <a:ext cx="5876925"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hướng dẫn: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241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đồng hướng dẫn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(nếu có)</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29211</wp:posOffset>
                      </wp:positionH>
                      <wp:positionV relativeFrom="paragraph">
                        <wp:posOffset>5924550</wp:posOffset>
                      </wp:positionV>
                      <wp:extent cx="5941050" cy="8303250"/>
                      <wp:effectExtent b="0" l="0" r="0" t="0"/>
                      <wp:wrapNone/>
                      <wp:docPr id="1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1050" cy="8303250"/>
                              </a:xfrm>
                              <a:prstGeom prst="rect"/>
                              <a:ln/>
                            </pic:spPr>
                          </pic:pic>
                        </a:graphicData>
                      </a:graphic>
                    </wp:anchor>
                  </w:drawing>
                </mc:Fallback>
              </mc:AlternateContent>
            </w:r>
          </w:ins>
        </w:sdtContent>
      </w:sdt>
      <w:sdt>
        <w:sdtPr>
          <w:id w:val="664665969"/>
          <w:tag w:val="goog_rdk_15"/>
        </w:sdtPr>
        <w:sdtContent>
          <w:ins w:author="Bình Nguyễn Thị Thanh" w:id="12" w:date="2026-04-17T05:18:05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-89852</wp:posOffset>
                      </wp:positionH>
                      <wp:positionV relativeFrom="paragraph">
                        <wp:posOffset>4424363</wp:posOffset>
                      </wp:positionV>
                      <wp:extent cx="5941050" cy="8303250"/>
                      <wp:effectExtent b="0" l="0" r="0" t="0"/>
                      <wp:wrapNone/>
                      <wp:docPr id="17" name=""/>
                      <a:graphic>
                        <a:graphicData uri="http://schemas.microsoft.com/office/word/2010/wordprocessingShape">
                          <wps:wsp>
                            <wps:cNvSpPr/>
                            <wps:cNvPr id="4" name="Shape 4"/>
                            <wps:spPr>
                              <a:xfrm>
                                <a:off x="2407538" y="0"/>
                                <a:ext cx="5876925"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hoa, 14pt, đậm, căn giữa)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hướng dẫn: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2410" w:right="0" w:firstLine="198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Cán bộ đồng hướng dẫn </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(nếu có)</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chữ thường, 14pt, đậm)</w:t>
                                  </w:r>
                                </w:p>
                                <w:p w:rsidR="00000000" w:rsidDel="00000000" w:rsidP="00000000" w:rsidRDefault="00000000" w:rsidRPr="00000000">
                                  <w:pPr>
                                    <w:spacing w:after="0" w:before="0" w:line="240"/>
                                    <w:ind w:left="2551.999969482422" w:right="0" w:firstLine="1560"/>
                                    <w:jc w:val="center"/>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(ký tên)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-89852</wp:posOffset>
                      </wp:positionH>
                      <wp:positionV relativeFrom="paragraph">
                        <wp:posOffset>4424363</wp:posOffset>
                      </wp:positionV>
                      <wp:extent cx="5941050" cy="8303250"/>
                      <wp:effectExtent b="0" l="0" r="0" t="0"/>
                      <wp:wrapNone/>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41050" cy="8303250"/>
                              </a:xfrm>
                              <a:prstGeom prst="rect"/>
                              <a:ln/>
                            </pic:spPr>
                          </pic:pic>
                        </a:graphicData>
                      </a:graphic>
                    </wp:anchor>
                  </w:drawing>
                </mc:Fallback>
              </mc:AlternateContent>
            </w:r>
          </w:ins>
        </w:sdtContent>
      </w:sdt>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330200</wp:posOffset>
                </wp:positionV>
                <wp:extent cx="2181225" cy="19050"/>
                <wp:effectExtent b="0" l="0" r="0" t="0"/>
                <wp:wrapNone/>
                <wp:docPr id="10" name=""/>
                <a:graphic>
                  <a:graphicData uri="http://schemas.microsoft.com/office/word/2010/wordprocessingShape">
                    <wps:wsp>
                      <wps:cNvCnPr/>
                      <wps:spPr>
                        <a:xfrm>
                          <a:off x="4255388" y="3780000"/>
                          <a:ext cx="218122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330200</wp:posOffset>
                </wp:positionV>
                <wp:extent cx="2181225" cy="19050"/>
                <wp:effectExtent b="0" l="0" r="0" t="0"/>
                <wp:wrapNone/>
                <wp:docPr id="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81225" cy="1905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Phụ lục 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Mẫu trang tóm tắt nội dung ĐATN</w:t>
      </w:r>
    </w:p>
    <w:p w:rsidR="00000000" w:rsidDel="00000000" w:rsidP="00000000" w:rsidRDefault="00000000" w:rsidRPr="00000000" w14:paraId="00000065">
      <w:pPr>
        <w:ind w:firstLine="0"/>
        <w:rPr/>
      </w:pPr>
      <w:r w:rsidDel="00000000" w:rsidR="00000000" w:rsidRPr="00000000">
        <w:rPr>
          <w:rtl w:val="0"/>
        </w:rPr>
      </w:r>
    </w:p>
    <w:p w:rsidR="00000000" w:rsidDel="00000000" w:rsidP="00000000" w:rsidRDefault="00000000" w:rsidRPr="00000000" w14:paraId="00000066">
      <w:pPr>
        <w:ind w:firstLine="0"/>
        <w:rPr/>
      </w:pPr>
      <w:r w:rsidDel="00000000" w:rsidR="00000000" w:rsidRPr="00000000">
        <w:rPr>
          <w:rtl w:val="0"/>
        </w:rPr>
      </w:r>
    </w:p>
    <w:p w:rsidR="00000000" w:rsidDel="00000000" w:rsidP="00000000" w:rsidRDefault="00000000" w:rsidRPr="00000000" w14:paraId="00000067">
      <w:pPr>
        <w:ind w:firstLine="0"/>
        <w:jc w:val="center"/>
        <w:rPr>
          <w:b w:val="1"/>
          <w:bCs w:val="1"/>
          <w:sz w:val="28"/>
          <w:szCs w:val="28"/>
        </w:rPr>
      </w:pPr>
      <w:r w:rsidDel="00000000" w:rsidR="00000000" w:rsidRPr="00000000">
        <w:rPr>
          <w:b w:val="1"/>
          <w:bCs w:val="1"/>
          <w:sz w:val="28"/>
          <w:szCs w:val="28"/>
          <w:rtl w:val="0"/>
        </w:rPr>
        <w:t xml:space="preserve">TÓM TẮT</w:t>
      </w:r>
    </w:p>
    <w:p w:rsidR="00000000" w:rsidDel="00000000" w:rsidP="00000000" w:rsidRDefault="00000000" w:rsidRPr="00000000" w14:paraId="00000068">
      <w:pPr>
        <w:spacing w:line="288" w:lineRule="auto"/>
        <w:ind w:firstLine="0"/>
        <w:jc w:val="center"/>
        <w:rPr>
          <w:b w:val="1"/>
          <w:bCs w:val="1"/>
          <w:sz w:val="26"/>
          <w:szCs w:val="26"/>
        </w:rPr>
      </w:pPr>
      <w:r w:rsidDel="00000000" w:rsidR="00000000" w:rsidRPr="00000000">
        <w:rPr>
          <w:i w:val="1"/>
          <w:iCs w:val="1"/>
          <w:sz w:val="22"/>
          <w:szCs w:val="22"/>
          <w:rtl w:val="0"/>
        </w:rPr>
        <w:t xml:space="preserve">(chữ hoa, 14pt, đậm, căn giữa)</w:t>
      </w:r>
      <w:r w:rsidDel="00000000" w:rsidR="00000000" w:rsidRPr="00000000">
        <w:rPr>
          <w:rtl w:val="0"/>
        </w:rPr>
      </w:r>
    </w:p>
    <w:p w:rsidR="00000000" w:rsidDel="00000000" w:rsidP="00000000" w:rsidRDefault="00000000" w:rsidRPr="00000000" w14:paraId="00000069">
      <w:pPr>
        <w:spacing w:line="288" w:lineRule="auto"/>
        <w:ind w:firstLine="0"/>
        <w:rPr>
          <w:b w:val="1"/>
          <w:bCs w:val="1"/>
        </w:rPr>
      </w:pPr>
      <w:r w:rsidDel="00000000" w:rsidR="00000000" w:rsidRPr="00000000">
        <w:rPr>
          <w:rtl w:val="0"/>
        </w:rPr>
      </w:r>
    </w:p>
    <w:p w:rsidR="00000000" w:rsidDel="00000000" w:rsidP="00000000" w:rsidRDefault="00000000" w:rsidRPr="00000000" w14:paraId="0000006A">
      <w:pPr>
        <w:spacing w:line="288" w:lineRule="auto"/>
        <w:ind w:firstLine="0"/>
        <w:rPr>
          <w:b w:val="1"/>
          <w:bCs w:val="1"/>
        </w:rPr>
      </w:pPr>
      <w:r w:rsidDel="00000000" w:rsidR="00000000" w:rsidRPr="00000000">
        <w:rPr>
          <w:rtl w:val="0"/>
        </w:rPr>
      </w:r>
    </w:p>
    <w:p w:rsidR="00000000" w:rsidDel="00000000" w:rsidP="00000000" w:rsidRDefault="00000000" w:rsidRPr="00000000" w14:paraId="0000006B">
      <w:pPr>
        <w:spacing w:line="288" w:lineRule="auto"/>
        <w:ind w:firstLine="0"/>
        <w:rPr>
          <w:b w:val="1"/>
          <w:bCs w:val="1"/>
          <w:u w:val="single"/>
        </w:rPr>
      </w:pPr>
      <w:r w:rsidDel="00000000" w:rsidR="00000000" w:rsidRPr="00000000">
        <w:rPr>
          <w:b w:val="1"/>
          <w:bCs w:val="1"/>
          <w:rtl w:val="0"/>
        </w:rPr>
        <w:t xml:space="preserve">1. </w:t>
      </w:r>
      <w:r w:rsidDel="00000000" w:rsidR="00000000" w:rsidRPr="00000000">
        <w:rPr>
          <w:b w:val="1"/>
          <w:bCs w:val="1"/>
          <w:u w:val="single"/>
          <w:rtl w:val="0"/>
        </w:rPr>
        <w:t xml:space="preserve">Ghi chú về các qui định trong cách trình bày:   </w:t>
      </w:r>
    </w:p>
    <w:p w:rsidR="00000000" w:rsidDel="00000000" w:rsidP="00000000" w:rsidRDefault="00000000" w:rsidRPr="00000000" w14:paraId="0000006C">
      <w:pPr>
        <w:numPr>
          <w:ilvl w:val="0"/>
          <w:numId w:val="2"/>
        </w:numPr>
        <w:spacing w:line="264" w:lineRule="auto"/>
        <w:ind w:left="425" w:hanging="357"/>
        <w:jc w:val="both"/>
        <w:rPr/>
      </w:pPr>
      <w:r w:rsidDel="00000000" w:rsidR="00000000" w:rsidRPr="00000000">
        <w:rPr>
          <w:rtl w:val="0"/>
        </w:rPr>
        <w:t xml:space="preserve">Font chữ trình bày: Times New Roman</w:t>
      </w:r>
    </w:p>
    <w:p w:rsidR="00000000" w:rsidDel="00000000" w:rsidP="00000000" w:rsidRDefault="00000000" w:rsidRPr="00000000" w14:paraId="0000006D">
      <w:pPr>
        <w:numPr>
          <w:ilvl w:val="0"/>
          <w:numId w:val="2"/>
        </w:numPr>
        <w:spacing w:line="264" w:lineRule="auto"/>
        <w:ind w:left="425" w:hanging="357"/>
        <w:jc w:val="both"/>
        <w:rPr>
          <w:b w:val="1"/>
          <w:bCs w:val="1"/>
          <w:i w:val="1"/>
          <w:iCs w:val="1"/>
        </w:rPr>
      </w:pPr>
      <w:r w:rsidDel="00000000" w:rsidR="00000000" w:rsidRPr="00000000">
        <w:rPr>
          <w:rtl w:val="0"/>
        </w:rPr>
        <w:t xml:space="preserve">Nội dung phần tóm tắt khóa luận tốt nghiệp được trình bày trong khoảng 360 từ với kích thước chữ 12pt, chữ thường</w:t>
      </w:r>
      <w:r w:rsidDel="00000000" w:rsidR="00000000" w:rsidRPr="00000000">
        <w:rPr>
          <w:rtl w:val="0"/>
        </w:rPr>
      </w:r>
    </w:p>
    <w:p w:rsidR="00000000" w:rsidDel="00000000" w:rsidP="00000000" w:rsidRDefault="00000000" w:rsidRPr="00000000" w14:paraId="0000006E">
      <w:pPr>
        <w:numPr>
          <w:ilvl w:val="0"/>
          <w:numId w:val="2"/>
        </w:numPr>
        <w:spacing w:line="264" w:lineRule="auto"/>
        <w:ind w:left="425" w:hanging="357"/>
        <w:jc w:val="both"/>
        <w:rPr/>
      </w:pPr>
      <w:r w:rsidDel="00000000" w:rsidR="00000000" w:rsidRPr="00000000">
        <w:rPr>
          <w:b w:val="1"/>
          <w:bCs w:val="1"/>
          <w:i w:val="1"/>
          <w:iCs w:val="1"/>
          <w:rtl w:val="0"/>
        </w:rPr>
        <w:t xml:space="preserve">“Từ khóa” </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rtl w:val="0"/>
        </w:rPr>
        <w:t xml:space="preserve">In nghiêng và đậm, kích thước chữ: 12pt, số lượng từ khóa: đưa ra nhiều nhất 04 cụm từ khóa biểu đạt được nội dung chính của khóa luận.</w:t>
      </w:r>
    </w:p>
    <w:p w:rsidR="00000000" w:rsidDel="00000000" w:rsidP="00000000" w:rsidRDefault="00000000" w:rsidRPr="00000000" w14:paraId="0000006F">
      <w:pPr>
        <w:tabs>
          <w:tab w:val="right" w:leader="none" w:pos="9072"/>
        </w:tabs>
        <w:spacing w:after="240" w:before="240" w:line="288" w:lineRule="auto"/>
        <w:ind w:firstLine="0"/>
        <w:rPr>
          <w:b w:val="1"/>
          <w:bCs w:val="1"/>
          <w:i w:val="1"/>
          <w:iCs w:val="1"/>
        </w:rPr>
      </w:pPr>
      <w:r w:rsidDel="00000000" w:rsidR="00000000" w:rsidRPr="00000000">
        <w:rPr>
          <w:b w:val="1"/>
          <w:bCs w:val="1"/>
          <w:i w:val="1"/>
          <w:iCs w:val="1"/>
          <w:rtl w:val="0"/>
        </w:rPr>
        <w:t xml:space="preserve">Từ khóa:  </w:t>
      </w:r>
    </w:p>
    <w:p w:rsidR="00000000" w:rsidDel="00000000" w:rsidP="00000000" w:rsidRDefault="00000000" w:rsidRPr="00000000" w14:paraId="00000070">
      <w:pPr>
        <w:spacing w:line="288" w:lineRule="auto"/>
        <w:ind w:firstLine="0"/>
        <w:rPr/>
      </w:pPr>
      <w:r w:rsidDel="00000000" w:rsidR="00000000" w:rsidRPr="00000000">
        <w:rPr>
          <w:rtl w:val="0"/>
        </w:rPr>
      </w:r>
    </w:p>
    <w:p w:rsidR="00000000" w:rsidDel="00000000" w:rsidP="00000000" w:rsidRDefault="00000000" w:rsidRPr="00000000" w14:paraId="00000071">
      <w:pPr>
        <w:spacing w:line="288" w:lineRule="auto"/>
        <w:ind w:firstLine="0"/>
        <w:rPr>
          <w:b w:val="1"/>
          <w:bCs w:val="1"/>
          <w:u w:val="single"/>
        </w:rPr>
      </w:pPr>
      <w:r w:rsidDel="00000000" w:rsidR="00000000" w:rsidRPr="00000000">
        <w:rPr>
          <w:b w:val="1"/>
          <w:bCs w:val="1"/>
          <w:u w:val="single"/>
          <w:rtl w:val="0"/>
        </w:rPr>
        <w:t xml:space="preserve">2. Ví dụ về cách trình bày tóm tắt nội dung Khóa luận tốt nghiệp:</w:t>
      </w:r>
    </w:p>
    <w:p w:rsidR="00000000" w:rsidDel="00000000" w:rsidP="00000000" w:rsidRDefault="00000000" w:rsidRPr="00000000" w14:paraId="00000072">
      <w:pPr>
        <w:tabs>
          <w:tab w:val="right" w:leader="none" w:pos="9072"/>
        </w:tabs>
        <w:spacing w:line="288" w:lineRule="auto"/>
        <w:ind w:firstLine="0"/>
        <w:jc w:val="center"/>
        <w:rPr>
          <w:b w:val="1"/>
          <w:bCs w:val="1"/>
        </w:rPr>
      </w:pPr>
      <w:r w:rsidDel="00000000" w:rsidR="00000000" w:rsidRPr="00000000">
        <w:rPr>
          <w:rtl w:val="0"/>
        </w:rPr>
      </w:r>
    </w:p>
    <w:p w:rsidR="00000000" w:rsidDel="00000000" w:rsidP="00000000" w:rsidRDefault="00000000" w:rsidRPr="00000000" w14:paraId="00000073">
      <w:pPr>
        <w:tabs>
          <w:tab w:val="right" w:leader="none" w:pos="9072"/>
        </w:tabs>
        <w:spacing w:line="288" w:lineRule="auto"/>
        <w:ind w:firstLine="0"/>
        <w:jc w:val="center"/>
        <w:rPr>
          <w:b w:val="1"/>
          <w:bCs w:val="1"/>
          <w:sz w:val="26"/>
          <w:szCs w:val="26"/>
        </w:rPr>
      </w:pPr>
      <w:r w:rsidDel="00000000" w:rsidR="00000000" w:rsidRPr="00000000">
        <w:rPr>
          <w:b w:val="1"/>
          <w:bCs w:val="1"/>
          <w:sz w:val="26"/>
          <w:szCs w:val="26"/>
          <w:rtl w:val="0"/>
        </w:rPr>
        <w:t xml:space="preserve">TÓM TẮT</w:t>
      </w:r>
    </w:p>
    <w:p w:rsidR="00000000" w:rsidDel="00000000" w:rsidP="00000000" w:rsidRDefault="00000000" w:rsidRPr="00000000" w14:paraId="00000074">
      <w:pPr>
        <w:tabs>
          <w:tab w:val="right" w:leader="none" w:pos="9072"/>
        </w:tabs>
        <w:spacing w:line="288" w:lineRule="auto"/>
        <w:ind w:firstLine="0"/>
        <w:rPr/>
      </w:pPr>
      <w:r w:rsidDel="00000000" w:rsidR="00000000" w:rsidRPr="00000000">
        <w:rPr>
          <w:rtl w:val="0"/>
        </w:rPr>
      </w:r>
    </w:p>
    <w:p w:rsidR="00000000" w:rsidDel="00000000" w:rsidP="00000000" w:rsidRDefault="00000000" w:rsidRPr="00000000" w14:paraId="00000075">
      <w:pPr>
        <w:tabs>
          <w:tab w:val="right" w:leader="none" w:pos="9072"/>
        </w:tabs>
        <w:spacing w:line="288" w:lineRule="auto"/>
        <w:ind w:firstLine="0"/>
        <w:jc w:val="both"/>
        <w:rPr/>
      </w:pPr>
      <w:r w:rsidDel="00000000" w:rsidR="00000000" w:rsidRPr="00000000">
        <w:rPr>
          <w:rtl w:val="0"/>
        </w:rPr>
        <w:t xml:space="preserve">Hiện nay, với sự phát triển nhanh chóng của các dịch vụ IP và sự bùng nổ của Internet đã dẫn đến một loạt các vấn đề được đặt ra như: tốc độ truyền, quản lý chất lượng dịch vụ, điều phối dung lượng…Gần đây, công nghệ chuyển mạch nhãn đa giao thức MPLS được đề xuất, MPLS đã kết hợp được khả năng định tuyến tốt ở lớp 3 và chuyển mạch ở lớp 2, nó mở ra một viễn cảnh cho rất nhiều ứng dụng quan trọng. Mạng riêng ảo VPN là một trong những ứng dụng nổi bật nhất của công nghệ MPLS, MPLS VPN đã khắc phục được hầu hết những nhược điểm tồn tại trước đó trong công nghệ VPN truyền thống. Do vậy, trong Khóa luận này em muốn giới thiệu công nghệ MPLS và dịch vụ MPLS VPN. Nội dung của Khóa luận tập trung trình bày những đặc điểm cơ bản của kiến trúc MPLS, tính ưu việt trong ứng dụng MPLS VPN, và các bước tiến hành cấu hình trên Router của hãng Cisco.  </w:t>
      </w:r>
    </w:p>
    <w:p w:rsidR="00000000" w:rsidDel="00000000" w:rsidP="00000000" w:rsidRDefault="00000000" w:rsidRPr="00000000" w14:paraId="00000076">
      <w:pPr>
        <w:tabs>
          <w:tab w:val="right" w:leader="none" w:pos="9072"/>
        </w:tabs>
        <w:spacing w:after="240" w:before="240" w:line="288" w:lineRule="auto"/>
        <w:ind w:firstLine="0"/>
        <w:rPr>
          <w:b w:val="1"/>
          <w:bCs w:val="1"/>
        </w:rPr>
      </w:pPr>
      <w:r w:rsidDel="00000000" w:rsidR="00000000" w:rsidRPr="00000000">
        <w:rPr>
          <w:b w:val="1"/>
          <w:bCs w:val="1"/>
          <w:i w:val="1"/>
          <w:iCs w:val="1"/>
          <w:rtl w:val="0"/>
        </w:rPr>
        <w:t xml:space="preserve">Từ khóa:</w:t>
      </w:r>
      <w:r w:rsidDel="00000000" w:rsidR="00000000" w:rsidRPr="00000000">
        <w:rPr>
          <w:b w:val="1"/>
          <w:bCs w:val="1"/>
          <w:rtl w:val="0"/>
        </w:rPr>
        <w:t xml:space="preserve">  </w:t>
      </w:r>
      <w:r w:rsidDel="00000000" w:rsidR="00000000" w:rsidRPr="00000000">
        <w:rPr>
          <w:i w:val="1"/>
          <w:iCs w:val="1"/>
          <w:rtl w:val="0"/>
        </w:rPr>
        <w:t xml:space="preserve">MPLS, Chuyển mạch nhãn.</w:t>
      </w: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77">
      <w:pPr>
        <w:ind w:firstLine="0"/>
        <w:jc w:val="center"/>
        <w:rPr/>
      </w:pPr>
      <w:r w:rsidDel="00000000" w:rsidR="00000000" w:rsidRPr="00000000">
        <w:rPr>
          <w:rtl w:val="0"/>
        </w:rPr>
      </w:r>
    </w:p>
    <w:p w:rsidR="00000000" w:rsidDel="00000000" w:rsidP="00000000" w:rsidRDefault="00000000" w:rsidRPr="00000000" w14:paraId="00000078">
      <w:pPr>
        <w:keepNext w:val="0"/>
        <w:keepLines w:val="0"/>
        <w:pageBreakBefore w:val="1"/>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Phụ lục 04: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Cách sắp xếp tài liệu tham khảo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Tài liệu tham khảo bao gồm những sách, ấn phẩm, tạp chí, ... đã đọc và được trích dẫn hoặc được sử dụng ý tưởng vào ĐATN.</w:t>
      </w:r>
    </w:p>
    <w:p w:rsidR="00000000" w:rsidDel="00000000" w:rsidP="00000000" w:rsidRDefault="00000000" w:rsidRPr="00000000" w14:paraId="0000007A">
      <w:pPr>
        <w:spacing w:before="120" w:lineRule="auto"/>
        <w:ind w:left="284" w:hanging="284"/>
        <w:jc w:val="both"/>
        <w:rPr>
          <w:sz w:val="26"/>
          <w:szCs w:val="26"/>
        </w:rPr>
      </w:pPr>
      <w:r w:rsidDel="00000000" w:rsidR="00000000" w:rsidRPr="00000000">
        <w:rPr>
          <w:sz w:val="26"/>
          <w:szCs w:val="26"/>
          <w:rtl w:val="0"/>
        </w:rPr>
        <w:t xml:space="preserve">2. Tài liệu tham khảo được xếp riêng theo từng ngôn ngữ (Việt, Anh, Pháp, ...). Các tài liệu bằng tiếng nước ngoài phải giữ nguyên văn, không phiên âm, không dịch (đối với những tài liệu bằng ngôn ngữ còn ít người biết có thể thêm phần dịch tiếng Việt đi kèm theo mỗi tài liệu).</w:t>
      </w:r>
    </w:p>
    <w:p w:rsidR="00000000" w:rsidDel="00000000" w:rsidP="00000000" w:rsidRDefault="00000000" w:rsidRPr="00000000" w14:paraId="0000007B">
      <w:pPr>
        <w:spacing w:before="120" w:lineRule="auto"/>
        <w:ind w:left="284" w:hanging="284"/>
        <w:jc w:val="both"/>
        <w:rPr>
          <w:sz w:val="26"/>
          <w:szCs w:val="26"/>
        </w:rPr>
      </w:pPr>
      <w:r w:rsidDel="00000000" w:rsidR="00000000" w:rsidRPr="00000000">
        <w:rPr>
          <w:sz w:val="26"/>
          <w:szCs w:val="26"/>
          <w:rtl w:val="0"/>
        </w:rPr>
        <w:t xml:space="preserve">3. Các tài liệu tham khảo khi liệt kê vào danh mục phải đầy đủ các thông tin cần thiết và theo trình tự sau: Số thứ tự (đặt trong cặp dấu ngoặc vuông), Họ tên tác giả, Tên tài liệu (bài báo, sách, ...), Nguồn (tên tạp chí, tập, số, năm hoặc tên nhà xuất bản). </w:t>
      </w:r>
    </w:p>
    <w:p w:rsidR="00000000" w:rsidDel="00000000" w:rsidP="00000000" w:rsidRDefault="00000000" w:rsidRPr="00000000" w14:paraId="0000007C">
      <w:pPr>
        <w:spacing w:before="120" w:lineRule="auto"/>
        <w:ind w:left="284" w:hanging="284"/>
        <w:jc w:val="both"/>
        <w:rPr>
          <w:sz w:val="26"/>
          <w:szCs w:val="26"/>
        </w:rPr>
      </w:pPr>
      <w:r w:rsidDel="00000000" w:rsidR="00000000" w:rsidRPr="00000000">
        <w:rPr>
          <w:sz w:val="26"/>
          <w:szCs w:val="26"/>
          <w:rtl w:val="0"/>
        </w:rPr>
        <w:t xml:space="preserve">4. Tài liệu tham khảo xếp theo thứ tự ABC họ tên tác giả theo thông lệ từng nước:</w:t>
      </w:r>
    </w:p>
    <w:p w:rsidR="00000000" w:rsidDel="00000000" w:rsidP="00000000" w:rsidRDefault="00000000" w:rsidRPr="00000000" w14:paraId="0000007D">
      <w:pPr>
        <w:spacing w:before="120" w:lineRule="auto"/>
        <w:ind w:left="511" w:hanging="227"/>
        <w:jc w:val="both"/>
        <w:rPr>
          <w:sz w:val="26"/>
          <w:szCs w:val="26"/>
        </w:rPr>
      </w:pPr>
      <w:r w:rsidDel="00000000" w:rsidR="00000000" w:rsidRPr="00000000">
        <w:rPr>
          <w:sz w:val="26"/>
          <w:szCs w:val="26"/>
          <w:rtl w:val="0"/>
        </w:rPr>
        <w:t xml:space="preserve">- Tác giả là người nước ngoài: xếp thứ tự ABC theo họ.</w:t>
      </w:r>
    </w:p>
    <w:p w:rsidR="00000000" w:rsidDel="00000000" w:rsidP="00000000" w:rsidRDefault="00000000" w:rsidRPr="00000000" w14:paraId="0000007E">
      <w:pPr>
        <w:spacing w:before="120" w:lineRule="auto"/>
        <w:ind w:left="511" w:hanging="227"/>
        <w:jc w:val="both"/>
        <w:rPr>
          <w:sz w:val="26"/>
          <w:szCs w:val="26"/>
        </w:rPr>
      </w:pPr>
      <w:r w:rsidDel="00000000" w:rsidR="00000000" w:rsidRPr="00000000">
        <w:rPr>
          <w:sz w:val="26"/>
          <w:szCs w:val="26"/>
          <w:rtl w:val="0"/>
        </w:rPr>
        <w:t xml:space="preserve">- Tác giả là người Việt Nam: xếp theo thứ tự ABC theo tên nhưng vẫn giữu nguyên thứ tự thông thường của tên người Việt, không đảo tên lên trước họ.</w:t>
      </w:r>
    </w:p>
    <w:p w:rsidR="00000000" w:rsidDel="00000000" w:rsidP="00000000" w:rsidRDefault="00000000" w:rsidRPr="00000000" w14:paraId="0000007F">
      <w:pPr>
        <w:spacing w:before="120" w:lineRule="auto"/>
        <w:ind w:left="511" w:hanging="227"/>
        <w:jc w:val="both"/>
        <w:rPr>
          <w:sz w:val="26"/>
          <w:szCs w:val="26"/>
        </w:rPr>
      </w:pPr>
      <w:r w:rsidDel="00000000" w:rsidR="00000000" w:rsidRPr="00000000">
        <w:rPr>
          <w:sz w:val="26"/>
          <w:szCs w:val="26"/>
          <w:rtl w:val="0"/>
        </w:rPr>
        <w:t xml:space="preserve">- Tài liệu không có tên tác giả thì xếp theo thứ tự ABC từ đầu của tên cơ quan ban hành. Ví dụ: Bộ Giáo dục và Đào tạo xếp vào vần B, Tổng cục Đường bộ xếp vào vần T, ...</w:t>
      </w:r>
    </w:p>
    <w:p w:rsidR="00000000" w:rsidDel="00000000" w:rsidP="00000000" w:rsidRDefault="00000000" w:rsidRPr="00000000" w14:paraId="00000080">
      <w:pPr>
        <w:spacing w:before="120" w:lineRule="auto"/>
        <w:ind w:left="284" w:hanging="284"/>
        <w:jc w:val="both"/>
        <w:rPr>
          <w:sz w:val="26"/>
          <w:szCs w:val="26"/>
        </w:rPr>
      </w:pPr>
      <w:r w:rsidDel="00000000" w:rsidR="00000000" w:rsidRPr="00000000">
        <w:rPr>
          <w:sz w:val="26"/>
          <w:szCs w:val="26"/>
          <w:rtl w:val="0"/>
        </w:rPr>
        <w:t xml:space="preserve">5.  Tài liệu tham khảo là sách, luận án phải ghi đầy đủ các thông tin sau:</w:t>
      </w:r>
    </w:p>
    <w:p w:rsidR="00000000" w:rsidDel="00000000" w:rsidP="00000000" w:rsidRDefault="00000000" w:rsidRPr="00000000" w14:paraId="00000081">
      <w:pPr>
        <w:spacing w:before="120" w:lineRule="auto"/>
        <w:ind w:left="511" w:hanging="227"/>
        <w:jc w:val="both"/>
        <w:rPr>
          <w:sz w:val="26"/>
          <w:szCs w:val="26"/>
        </w:rPr>
      </w:pPr>
      <w:r w:rsidDel="00000000" w:rsidR="00000000" w:rsidRPr="00000000">
        <w:rPr>
          <w:sz w:val="26"/>
          <w:szCs w:val="26"/>
          <w:rtl w:val="0"/>
        </w:rPr>
        <w:t xml:space="preserve">- Tên các tác giả hoặc cơ quan ban hành (không có dấu ngăn cách)</w:t>
      </w:r>
    </w:p>
    <w:p w:rsidR="00000000" w:rsidDel="00000000" w:rsidP="00000000" w:rsidRDefault="00000000" w:rsidRPr="00000000" w14:paraId="00000082">
      <w:pPr>
        <w:spacing w:before="120" w:lineRule="auto"/>
        <w:ind w:left="511" w:hanging="227"/>
        <w:jc w:val="both"/>
        <w:rPr>
          <w:sz w:val="26"/>
          <w:szCs w:val="26"/>
        </w:rPr>
      </w:pPr>
      <w:r w:rsidDel="00000000" w:rsidR="00000000" w:rsidRPr="00000000">
        <w:rPr>
          <w:sz w:val="26"/>
          <w:szCs w:val="26"/>
          <w:rtl w:val="0"/>
        </w:rPr>
        <w:t xml:space="preserve">- Tên sách, luận án hoặc báo cáo được in nghiêng, có dấu phẩy cuối tên</w:t>
      </w:r>
    </w:p>
    <w:p w:rsidR="00000000" w:rsidDel="00000000" w:rsidP="00000000" w:rsidRDefault="00000000" w:rsidRPr="00000000" w14:paraId="00000083">
      <w:pPr>
        <w:spacing w:before="120" w:lineRule="auto"/>
        <w:ind w:left="511" w:hanging="227"/>
        <w:jc w:val="both"/>
        <w:rPr>
          <w:sz w:val="26"/>
          <w:szCs w:val="26"/>
        </w:rPr>
      </w:pPr>
      <w:r w:rsidDel="00000000" w:rsidR="00000000" w:rsidRPr="00000000">
        <w:rPr>
          <w:sz w:val="26"/>
          <w:szCs w:val="26"/>
          <w:rtl w:val="0"/>
        </w:rPr>
        <w:t xml:space="preserve">- Nhà xuất bản (dấu phẩy cuối tên nhà xuất bản)</w:t>
      </w:r>
    </w:p>
    <w:p w:rsidR="00000000" w:rsidDel="00000000" w:rsidP="00000000" w:rsidRDefault="00000000" w:rsidRPr="00000000" w14:paraId="00000084">
      <w:pPr>
        <w:spacing w:before="120" w:lineRule="auto"/>
        <w:ind w:left="511" w:hanging="227"/>
        <w:jc w:val="both"/>
        <w:rPr>
          <w:sz w:val="26"/>
          <w:szCs w:val="26"/>
        </w:rPr>
      </w:pPr>
      <w:r w:rsidDel="00000000" w:rsidR="00000000" w:rsidRPr="00000000">
        <w:rPr>
          <w:sz w:val="26"/>
          <w:szCs w:val="26"/>
          <w:rtl w:val="0"/>
        </w:rPr>
        <w:t xml:space="preserve">- Nơi xuất bản (dấu chấm kết thúc tài liệu tham khảo)</w:t>
      </w:r>
    </w:p>
    <w:p w:rsidR="00000000" w:rsidDel="00000000" w:rsidP="00000000" w:rsidRDefault="00000000" w:rsidRPr="00000000" w14:paraId="00000085">
      <w:pPr>
        <w:spacing w:before="120" w:lineRule="auto"/>
        <w:ind w:left="511" w:hanging="227"/>
        <w:jc w:val="both"/>
        <w:rPr>
          <w:sz w:val="26"/>
          <w:szCs w:val="26"/>
        </w:rPr>
      </w:pPr>
      <w:r w:rsidDel="00000000" w:rsidR="00000000" w:rsidRPr="00000000">
        <w:rPr>
          <w:sz w:val="26"/>
          <w:szCs w:val="26"/>
          <w:rtl w:val="0"/>
        </w:rPr>
        <w:t xml:space="preserve">- Năm xuất bản</w:t>
      </w:r>
    </w:p>
    <w:p w:rsidR="00000000" w:rsidDel="00000000" w:rsidP="00000000" w:rsidRDefault="00000000" w:rsidRPr="00000000" w14:paraId="00000086">
      <w:pPr>
        <w:spacing w:before="120" w:lineRule="auto"/>
        <w:ind w:left="284" w:hanging="284"/>
        <w:jc w:val="both"/>
        <w:rPr>
          <w:sz w:val="26"/>
          <w:szCs w:val="26"/>
        </w:rPr>
      </w:pPr>
      <w:r w:rsidDel="00000000" w:rsidR="00000000" w:rsidRPr="00000000">
        <w:rPr>
          <w:sz w:val="26"/>
          <w:szCs w:val="26"/>
          <w:rtl w:val="0"/>
        </w:rPr>
        <w:t xml:space="preserve">6. Tài liệu tham khảo là bài báo trong tạp chí, trong một kỷ yếu hội nghị, hội thảo khoa học ... cần ghi đầy đủ các thông tin sau:</w:t>
      </w:r>
    </w:p>
    <w:p w:rsidR="00000000" w:rsidDel="00000000" w:rsidP="00000000" w:rsidRDefault="00000000" w:rsidRPr="00000000" w14:paraId="00000087">
      <w:pPr>
        <w:spacing w:before="120" w:lineRule="auto"/>
        <w:ind w:left="511" w:hanging="227"/>
        <w:jc w:val="both"/>
        <w:rPr>
          <w:sz w:val="26"/>
          <w:szCs w:val="26"/>
        </w:rPr>
      </w:pPr>
      <w:r w:rsidDel="00000000" w:rsidR="00000000" w:rsidRPr="00000000">
        <w:rPr>
          <w:sz w:val="26"/>
          <w:szCs w:val="26"/>
          <w:rtl w:val="0"/>
        </w:rPr>
        <w:t xml:space="preserve">- Tên tác giả (nếu là danh sách tác giả thì các tên cách nhau bởi dấu phẩy)</w:t>
      </w:r>
    </w:p>
    <w:p w:rsidR="00000000" w:rsidDel="00000000" w:rsidP="00000000" w:rsidRDefault="00000000" w:rsidRPr="00000000" w14:paraId="00000088">
      <w:pPr>
        <w:spacing w:before="120" w:lineRule="auto"/>
        <w:ind w:left="511" w:hanging="227"/>
        <w:jc w:val="both"/>
        <w:rPr>
          <w:sz w:val="26"/>
          <w:szCs w:val="26"/>
        </w:rPr>
      </w:pPr>
      <w:r w:rsidDel="00000000" w:rsidR="00000000" w:rsidRPr="00000000">
        <w:rPr>
          <w:sz w:val="26"/>
          <w:szCs w:val="26"/>
          <w:rtl w:val="0"/>
        </w:rPr>
        <w:t xml:space="preserve">- Tên bài báo (đặt trong ngoặc kép không in nghiêng, dấu phẩy cuối tên bài báo);</w:t>
      </w:r>
    </w:p>
    <w:p w:rsidR="00000000" w:rsidDel="00000000" w:rsidP="00000000" w:rsidRDefault="00000000" w:rsidRPr="00000000" w14:paraId="00000089">
      <w:pPr>
        <w:spacing w:before="120" w:lineRule="auto"/>
        <w:ind w:left="511" w:hanging="227"/>
        <w:jc w:val="both"/>
        <w:rPr>
          <w:sz w:val="26"/>
          <w:szCs w:val="26"/>
        </w:rPr>
      </w:pPr>
      <w:r w:rsidDel="00000000" w:rsidR="00000000" w:rsidRPr="00000000">
        <w:rPr>
          <w:sz w:val="26"/>
          <w:szCs w:val="26"/>
          <w:rtl w:val="0"/>
        </w:rPr>
        <w:t xml:space="preserve">- Tên tạp chí hoặc tên kỷ yếu (in nghiêng, dấu phẩy cuối tên)</w:t>
      </w:r>
    </w:p>
    <w:p w:rsidR="00000000" w:rsidDel="00000000" w:rsidP="00000000" w:rsidRDefault="00000000" w:rsidRPr="00000000" w14:paraId="0000008A">
      <w:pPr>
        <w:spacing w:before="120" w:lineRule="auto"/>
        <w:ind w:left="511" w:hanging="227"/>
        <w:jc w:val="both"/>
        <w:rPr>
          <w:sz w:val="26"/>
          <w:szCs w:val="26"/>
        </w:rPr>
      </w:pPr>
      <w:r w:rsidDel="00000000" w:rsidR="00000000" w:rsidRPr="00000000">
        <w:rPr>
          <w:sz w:val="26"/>
          <w:szCs w:val="26"/>
          <w:rtl w:val="0"/>
        </w:rPr>
        <w:t xml:space="preserve">- Số tập (volume – nếu có)</w:t>
      </w:r>
    </w:p>
    <w:p w:rsidR="00000000" w:rsidDel="00000000" w:rsidP="00000000" w:rsidRDefault="00000000" w:rsidRPr="00000000" w14:paraId="0000008B">
      <w:pPr>
        <w:spacing w:before="120" w:lineRule="auto"/>
        <w:ind w:left="511" w:hanging="227"/>
        <w:jc w:val="both"/>
        <w:rPr>
          <w:sz w:val="26"/>
          <w:szCs w:val="26"/>
        </w:rPr>
      </w:pPr>
      <w:r w:rsidDel="00000000" w:rsidR="00000000" w:rsidRPr="00000000">
        <w:rPr>
          <w:sz w:val="26"/>
          <w:szCs w:val="26"/>
          <w:rtl w:val="0"/>
        </w:rPr>
        <w:t xml:space="preserve">- Năm công bố</w:t>
      </w:r>
    </w:p>
    <w:p w:rsidR="00000000" w:rsidDel="00000000" w:rsidP="00000000" w:rsidRDefault="00000000" w:rsidRPr="00000000" w14:paraId="0000008C">
      <w:pPr>
        <w:spacing w:before="120" w:lineRule="auto"/>
        <w:ind w:left="284" w:hanging="284"/>
        <w:jc w:val="both"/>
        <w:rPr>
          <w:sz w:val="26"/>
          <w:szCs w:val="26"/>
        </w:rPr>
      </w:pPr>
      <w:r w:rsidDel="00000000" w:rsidR="00000000" w:rsidRPr="00000000">
        <w:rPr>
          <w:sz w:val="26"/>
          <w:szCs w:val="26"/>
          <w:rtl w:val="0"/>
        </w:rPr>
        <w:t xml:space="preserve">7. </w:t>
        <w:tab/>
        <w:t xml:space="preserve">Tài liệu tham khảo trích dẫn trong ĐATN được ghi theo số thứ tự của tài liệu tham khảo ở Danh mục tài liệu tham khảo này của ĐATN và số thứ tự đó được đặt trong cặp dấu ngoặc vuông.</w:t>
      </w:r>
    </w:p>
    <w:p w:rsidR="00000000" w:rsidDel="00000000" w:rsidP="00000000" w:rsidRDefault="00000000" w:rsidRPr="00000000" w14:paraId="0000008D">
      <w:pPr>
        <w:spacing w:before="120" w:lineRule="auto"/>
        <w:ind w:left="284" w:hanging="284"/>
        <w:jc w:val="both"/>
        <w:rPr>
          <w:sz w:val="26"/>
          <w:szCs w:val="26"/>
        </w:rPr>
      </w:pPr>
      <w:r w:rsidDel="00000000" w:rsidR="00000000" w:rsidRPr="00000000">
        <w:rPr>
          <w:rtl w:val="0"/>
        </w:rPr>
      </w:r>
    </w:p>
    <w:p w:rsidR="00000000" w:rsidDel="00000000" w:rsidP="00000000" w:rsidRDefault="00000000" w:rsidRPr="00000000" w14:paraId="0000008E">
      <w:pPr>
        <w:spacing w:before="120" w:lineRule="auto"/>
        <w:ind w:left="284" w:hanging="284"/>
        <w:jc w:val="both"/>
        <w:rPr>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284"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về cách trình bày tài liệu tham khảo:</w:t>
      </w:r>
    </w:p>
    <w:p w:rsidR="00000000" w:rsidDel="00000000" w:rsidP="00000000" w:rsidRDefault="00000000" w:rsidRPr="00000000" w14:paraId="00000090">
      <w:pPr>
        <w:spacing w:before="120" w:lineRule="auto"/>
        <w:ind w:left="284" w:hanging="284"/>
        <w:rPr>
          <w:b w:val="1"/>
          <w:bCs w:val="1"/>
        </w:rPr>
      </w:pPr>
      <w:r w:rsidDel="00000000" w:rsidR="00000000" w:rsidRPr="00000000">
        <w:rPr>
          <w:rtl w:val="0"/>
        </w:rPr>
      </w:r>
    </w:p>
    <w:p w:rsidR="00000000" w:rsidDel="00000000" w:rsidP="00000000" w:rsidRDefault="00000000" w:rsidRPr="00000000" w14:paraId="00000091">
      <w:pPr>
        <w:spacing w:before="120" w:lineRule="auto"/>
        <w:ind w:left="284" w:hanging="284"/>
        <w:rPr>
          <w:b w:val="1"/>
          <w:bCs w:val="1"/>
        </w:rPr>
      </w:pPr>
      <w:r w:rsidDel="00000000" w:rsidR="00000000" w:rsidRPr="00000000">
        <w:rPr>
          <w:b w:val="1"/>
          <w:bCs w:val="1"/>
          <w:rtl w:val="0"/>
        </w:rPr>
        <w:t xml:space="preserve">TÀI LIỆU THAM KHẢO</w:t>
      </w:r>
      <w:sdt>
        <w:sdtPr>
          <w:id w:val="1927850978"/>
          <w:tag w:val="goog_rdk_16"/>
        </w:sdtPr>
        <w:sdtContent>
          <w:ins w:author="Bình Nguyễn Thị Thanh" w:id="10" w:date="2026-04-17T05:17:59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3743960</wp:posOffset>
                      </wp:positionH>
                      <wp:positionV relativeFrom="paragraph">
                        <wp:posOffset>100013</wp:posOffset>
                      </wp:positionV>
                      <wp:extent cx="5969625" cy="8272769"/>
                      <wp:effectExtent b="0" l="0" r="0" t="0"/>
                      <wp:wrapNone/>
                      <wp:docPr id="14" name=""/>
                      <a:graphic>
                        <a:graphicData uri="http://schemas.microsoft.com/office/word/2010/wordprocessingShape">
                          <wps:wsp>
                            <wps:cNvSpPr/>
                            <wps:cNvPr id="3" name="Shape 3"/>
                            <wps:spPr>
                              <a:xfrm>
                                <a:off x="2393250" y="0"/>
                                <a:ext cx="5905500"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3743960</wp:posOffset>
                      </wp:positionH>
                      <wp:positionV relativeFrom="paragraph">
                        <wp:posOffset>100013</wp:posOffset>
                      </wp:positionV>
                      <wp:extent cx="5969625" cy="8272769"/>
                      <wp:effectExtent b="0" l="0" r="0" t="0"/>
                      <wp:wrapNone/>
                      <wp:docPr id="1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69625" cy="8272769"/>
                              </a:xfrm>
                              <a:prstGeom prst="rect"/>
                              <a:ln/>
                            </pic:spPr>
                          </pic:pic>
                        </a:graphicData>
                      </a:graphic>
                    </wp:anchor>
                  </w:drawing>
                </mc:Fallback>
              </mc:AlternateContent>
            </w:r>
          </w:ins>
        </w:sdtContent>
      </w:sdt>
    </w:p>
    <w:p w:rsidR="00000000" w:rsidDel="00000000" w:rsidP="00000000" w:rsidRDefault="00000000" w:rsidRPr="00000000" w14:paraId="00000092">
      <w:pPr>
        <w:spacing w:before="120" w:lineRule="auto"/>
        <w:ind w:left="284" w:hanging="284"/>
        <w:rPr>
          <w:b w:val="1"/>
          <w:bCs w:val="1"/>
          <w:sz w:val="26"/>
          <w:szCs w:val="26"/>
        </w:rPr>
      </w:pPr>
      <w:r w:rsidDel="00000000" w:rsidR="00000000" w:rsidRPr="00000000">
        <w:rPr>
          <w:b w:val="1"/>
          <w:bCs w:val="1"/>
          <w:sz w:val="26"/>
          <w:szCs w:val="26"/>
          <w:rtl w:val="0"/>
        </w:rPr>
        <w:t xml:space="preserve">Tiếng Việt</w:t>
      </w:r>
    </w:p>
    <w:p w:rsidR="00000000" w:rsidDel="00000000" w:rsidP="00000000" w:rsidRDefault="00000000" w:rsidRPr="00000000" w14:paraId="00000093">
      <w:pPr>
        <w:spacing w:before="120" w:lineRule="auto"/>
        <w:ind w:left="624" w:hanging="340"/>
        <w:rPr>
          <w:sz w:val="26"/>
          <w:szCs w:val="26"/>
        </w:rPr>
      </w:pPr>
      <w:r w:rsidDel="00000000" w:rsidR="00000000" w:rsidRPr="00000000">
        <w:rPr>
          <w:sz w:val="26"/>
          <w:szCs w:val="26"/>
          <w:rtl w:val="0"/>
        </w:rPr>
        <w:t xml:space="preserve">[1] Phan Đình Diệu, </w:t>
      </w:r>
      <w:r w:rsidDel="00000000" w:rsidR="00000000" w:rsidRPr="00000000">
        <w:rPr>
          <w:i w:val="1"/>
          <w:iCs w:val="1"/>
          <w:sz w:val="26"/>
          <w:szCs w:val="26"/>
          <w:rtl w:val="0"/>
        </w:rPr>
        <w:t xml:space="preserve">Lý thuyết về độ phức tạp tính toán</w:t>
      </w:r>
      <w:r w:rsidDel="00000000" w:rsidR="00000000" w:rsidRPr="00000000">
        <w:rPr>
          <w:sz w:val="26"/>
          <w:szCs w:val="26"/>
          <w:rtl w:val="0"/>
        </w:rPr>
        <w:t xml:space="preserve">, Nhà xuất bản Đại học Quốc gia Hà Nội, 1999.</w:t>
      </w:r>
    </w:p>
    <w:p w:rsidR="00000000" w:rsidDel="00000000" w:rsidP="00000000" w:rsidRDefault="00000000" w:rsidRPr="00000000" w14:paraId="00000094">
      <w:pPr>
        <w:spacing w:before="120" w:lineRule="auto"/>
        <w:ind w:left="624" w:hanging="340"/>
        <w:rPr>
          <w:sz w:val="26"/>
          <w:szCs w:val="26"/>
        </w:rPr>
      </w:pPr>
      <w:r w:rsidDel="00000000" w:rsidR="00000000" w:rsidRPr="00000000">
        <w:rPr>
          <w:sz w:val="26"/>
          <w:szCs w:val="26"/>
          <w:rtl w:val="0"/>
        </w:rPr>
        <w:t xml:space="preserve">[2] Nguyễn Việt Cường, Nguyễn Thị Thùy Linh, Phan Xuân Hiếu, Hà Quang Thụy, “Bài toán lọc và phân lớp nội dung Web tiếng Việt với hướng tiếp cận Entropy cực đại”, </w:t>
      </w:r>
      <w:r w:rsidDel="00000000" w:rsidR="00000000" w:rsidRPr="00000000">
        <w:rPr>
          <w:i w:val="1"/>
          <w:iCs w:val="1"/>
          <w:sz w:val="26"/>
          <w:szCs w:val="26"/>
          <w:rtl w:val="0"/>
        </w:rPr>
        <w:t xml:space="preserve">Kỷ yếu Hội thảo quốc gia lần thứ VIII Một số vấn</w:t>
      </w:r>
      <w:r w:rsidDel="00000000" w:rsidR="00000000" w:rsidRPr="00000000">
        <w:rPr>
          <w:sz w:val="26"/>
          <w:szCs w:val="26"/>
          <w:rtl w:val="0"/>
        </w:rPr>
        <w:t xml:space="preserve"> </w:t>
      </w:r>
      <w:r w:rsidDel="00000000" w:rsidR="00000000" w:rsidRPr="00000000">
        <w:rPr>
          <w:i w:val="1"/>
          <w:iCs w:val="1"/>
          <w:sz w:val="26"/>
          <w:szCs w:val="26"/>
          <w:rtl w:val="0"/>
        </w:rPr>
        <w:t xml:space="preserve">đề chọn lọc của Công nghệ thông tin và Truyền thông</w:t>
      </w:r>
      <w:r w:rsidDel="00000000" w:rsidR="00000000" w:rsidRPr="00000000">
        <w:rPr>
          <w:sz w:val="26"/>
          <w:szCs w:val="26"/>
          <w:rtl w:val="0"/>
        </w:rPr>
        <w:t xml:space="preserve">, 2005.</w:t>
      </w:r>
    </w:p>
    <w:p w:rsidR="00000000" w:rsidDel="00000000" w:rsidP="00000000" w:rsidRDefault="00000000" w:rsidRPr="00000000" w14:paraId="00000095">
      <w:pPr>
        <w:spacing w:before="120" w:lineRule="auto"/>
        <w:ind w:left="624" w:hanging="340"/>
        <w:rPr>
          <w:i w:val="1"/>
          <w:iCs w:val="1"/>
          <w:sz w:val="26"/>
          <w:szCs w:val="26"/>
        </w:rPr>
      </w:pPr>
      <w:r w:rsidDel="00000000" w:rsidR="00000000" w:rsidRPr="00000000">
        <w:rPr>
          <w:sz w:val="26"/>
          <w:szCs w:val="26"/>
          <w:rtl w:val="0"/>
        </w:rPr>
        <w:t xml:space="preserve">[3] Bùi Anh Tuấn, </w:t>
      </w:r>
      <w:r w:rsidDel="00000000" w:rsidR="00000000" w:rsidRPr="00000000">
        <w:rPr>
          <w:i w:val="1"/>
          <w:iCs w:val="1"/>
          <w:sz w:val="26"/>
          <w:szCs w:val="26"/>
          <w:rtl w:val="0"/>
        </w:rPr>
        <w:t xml:space="preserve">Nghiên cứu ứng dụng công nghệ chuyển mạch mềm (Soft Switch) trên mạng NGN Việt Nam, </w:t>
      </w:r>
      <w:r w:rsidDel="00000000" w:rsidR="00000000" w:rsidRPr="00000000">
        <w:rPr>
          <w:sz w:val="26"/>
          <w:szCs w:val="26"/>
          <w:rtl w:val="0"/>
        </w:rPr>
        <w:t xml:space="preserve">Luận văn Thạc sĩ, Trường Đại học</w:t>
      </w:r>
      <w:r w:rsidDel="00000000" w:rsidR="00000000" w:rsidRPr="00000000">
        <w:rPr>
          <w:i w:val="1"/>
          <w:iCs w:val="1"/>
          <w:sz w:val="26"/>
          <w:szCs w:val="26"/>
          <w:rtl w:val="0"/>
        </w:rPr>
        <w:t xml:space="preserve"> </w:t>
      </w:r>
      <w:r w:rsidDel="00000000" w:rsidR="00000000" w:rsidRPr="00000000">
        <w:rPr>
          <w:sz w:val="26"/>
          <w:szCs w:val="26"/>
          <w:rtl w:val="0"/>
        </w:rPr>
        <w:t xml:space="preserve">Công nghệ, Đại học Quốc gia Hà Nội, 2006.</w:t>
      </w:r>
      <w:r w:rsidDel="00000000" w:rsidR="00000000" w:rsidRPr="00000000">
        <w:rPr>
          <w:rtl w:val="0"/>
        </w:rPr>
      </w:r>
    </w:p>
    <w:p w:rsidR="00000000" w:rsidDel="00000000" w:rsidP="00000000" w:rsidRDefault="00000000" w:rsidRPr="00000000" w14:paraId="00000096">
      <w:pPr>
        <w:spacing w:before="120" w:lineRule="auto"/>
        <w:ind w:left="284" w:hanging="284"/>
        <w:rPr>
          <w:b w:val="1"/>
          <w:bCs w:val="1"/>
          <w:sz w:val="26"/>
          <w:szCs w:val="26"/>
        </w:rPr>
      </w:pPr>
      <w:r w:rsidDel="00000000" w:rsidR="00000000" w:rsidRPr="00000000">
        <w:rPr>
          <w:b w:val="1"/>
          <w:bCs w:val="1"/>
          <w:sz w:val="26"/>
          <w:szCs w:val="26"/>
          <w:rtl w:val="0"/>
        </w:rPr>
        <w:t xml:space="preserve">Tiếng Anh</w:t>
      </w:r>
    </w:p>
    <w:p w:rsidR="00000000" w:rsidDel="00000000" w:rsidP="00000000" w:rsidRDefault="00000000" w:rsidRPr="00000000" w14:paraId="00000097">
      <w:pPr>
        <w:spacing w:before="120" w:lineRule="auto"/>
        <w:ind w:left="624" w:hanging="340"/>
        <w:rPr>
          <w:sz w:val="26"/>
          <w:szCs w:val="26"/>
        </w:rPr>
      </w:pPr>
      <w:r w:rsidDel="00000000" w:rsidR="00000000" w:rsidRPr="00000000">
        <w:rPr>
          <w:sz w:val="26"/>
          <w:szCs w:val="26"/>
          <w:rtl w:val="0"/>
        </w:rPr>
        <w:t xml:space="preserve">[4] M.W. Allister and S.A. Long, ”Resonant hemispherical dielectric antenna”, </w:t>
      </w:r>
      <w:r w:rsidDel="00000000" w:rsidR="00000000" w:rsidRPr="00000000">
        <w:rPr>
          <w:i w:val="1"/>
          <w:iCs w:val="1"/>
          <w:sz w:val="26"/>
          <w:szCs w:val="26"/>
          <w:rtl w:val="0"/>
        </w:rPr>
        <w:t xml:space="preserve">Electronics Letters</w:t>
      </w:r>
      <w:r w:rsidDel="00000000" w:rsidR="00000000" w:rsidRPr="00000000">
        <w:rPr>
          <w:sz w:val="26"/>
          <w:szCs w:val="26"/>
          <w:rtl w:val="0"/>
        </w:rPr>
        <w:t xml:space="preserve">, Vol. 20, 2008.</w:t>
      </w:r>
    </w:p>
    <w:p w:rsidR="00000000" w:rsidDel="00000000" w:rsidP="00000000" w:rsidRDefault="00000000" w:rsidRPr="00000000" w14:paraId="00000098">
      <w:pPr>
        <w:spacing w:before="120" w:lineRule="auto"/>
        <w:ind w:left="624" w:hanging="340"/>
        <w:rPr>
          <w:i w:val="1"/>
          <w:iCs w:val="1"/>
          <w:sz w:val="26"/>
          <w:szCs w:val="26"/>
        </w:rPr>
      </w:pPr>
      <w:r w:rsidDel="00000000" w:rsidR="00000000" w:rsidRPr="00000000">
        <w:rPr>
          <w:sz w:val="26"/>
          <w:szCs w:val="26"/>
          <w:rtl w:val="0"/>
        </w:rPr>
        <w:t xml:space="preserve">[5] C.L. Dym and R.E. Levit, </w:t>
      </w:r>
      <w:r w:rsidDel="00000000" w:rsidR="00000000" w:rsidRPr="00000000">
        <w:rPr>
          <w:i w:val="1"/>
          <w:iCs w:val="1"/>
          <w:sz w:val="26"/>
          <w:szCs w:val="26"/>
          <w:rtl w:val="0"/>
        </w:rPr>
        <w:t xml:space="preserve">Knowledge-based Systems in Engineering, </w:t>
      </w:r>
      <w:r w:rsidDel="00000000" w:rsidR="00000000" w:rsidRPr="00000000">
        <w:rPr>
          <w:sz w:val="26"/>
          <w:szCs w:val="26"/>
          <w:rtl w:val="0"/>
        </w:rPr>
        <w:t xml:space="preserve">McGraw-Hill, 1991.</w:t>
      </w:r>
      <w:r w:rsidDel="00000000" w:rsidR="00000000" w:rsidRPr="00000000">
        <w:rPr>
          <w:rtl w:val="0"/>
        </w:rPr>
      </w:r>
    </w:p>
    <w:p w:rsidR="00000000" w:rsidDel="00000000" w:rsidP="00000000" w:rsidRDefault="00000000" w:rsidRPr="00000000" w14:paraId="00000099">
      <w:pPr>
        <w:spacing w:before="120" w:lineRule="auto"/>
        <w:ind w:left="624" w:hanging="340"/>
        <w:rPr>
          <w:sz w:val="26"/>
          <w:szCs w:val="26"/>
        </w:rPr>
      </w:pPr>
      <w:r w:rsidDel="00000000" w:rsidR="00000000" w:rsidRPr="00000000">
        <w:rPr>
          <w:sz w:val="26"/>
          <w:szCs w:val="26"/>
          <w:rtl w:val="0"/>
        </w:rPr>
        <w:t xml:space="preserve">[6] The IEEE, </w:t>
      </w:r>
      <w:r w:rsidDel="00000000" w:rsidR="00000000" w:rsidRPr="00000000">
        <w:rPr>
          <w:i w:val="1"/>
          <w:iCs w:val="1"/>
          <w:sz w:val="26"/>
          <w:szCs w:val="26"/>
          <w:rtl w:val="0"/>
        </w:rPr>
        <w:t xml:space="preserve">IEEE Standard Test Procedures for Antennas</w:t>
      </w:r>
      <w:r w:rsidDel="00000000" w:rsidR="00000000" w:rsidRPr="00000000">
        <w:rPr>
          <w:sz w:val="26"/>
          <w:szCs w:val="26"/>
          <w:rtl w:val="0"/>
        </w:rPr>
        <w:t xml:space="preserve">, ANSI/IEEE Std 149-1979.</w:t>
      </w:r>
    </w:p>
    <w:p w:rsidR="00000000" w:rsidDel="00000000" w:rsidP="00000000" w:rsidRDefault="00000000" w:rsidRPr="00000000" w14:paraId="0000009A">
      <w:pPr>
        <w:ind w:firstLine="0"/>
        <w:rPr>
          <w:sz w:val="26"/>
          <w:szCs w:val="26"/>
        </w:rPr>
      </w:pPr>
      <w:r w:rsidDel="00000000" w:rsidR="00000000" w:rsidRPr="00000000">
        <w:rPr>
          <w:rtl w:val="0"/>
        </w:rPr>
      </w:r>
    </w:p>
    <w:sectPr>
      <w:headerReference r:id="rId8" w:type="default"/>
      <w:footerReference r:id="rId9" w:type="default"/>
      <w:pgSz w:h="15840" w:w="12240" w:orient="portrait"/>
      <w:pgMar w:bottom="993" w:top="993" w:left="1560" w:right="900" w:header="720" w:footer="6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tl w:val="0"/>
      </w:rPr>
    </w:r>
    <w:sdt>
      <w:sdtPr>
        <w:id w:val="946992703"/>
        <w:tag w:val="goog_rdk_17"/>
      </w:sdtPr>
      <w:sdtContent>
        <w:ins w:author="Ngọc Đào Khánh" w:id="14" w:date="2026-04-04T03:50:09Z">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-8889</wp:posOffset>
                    </wp:positionH>
                    <wp:positionV relativeFrom="paragraph">
                      <wp:posOffset>-85724</wp:posOffset>
                    </wp:positionV>
                    <wp:extent cx="5969625" cy="8272769"/>
                    <wp:effectExtent b="0" l="0" r="0" t="0"/>
                    <wp:wrapNone/>
                    <wp:docPr id="12" name=""/>
                    <a:graphic>
                      <a:graphicData uri="http://schemas.microsoft.com/office/word/2010/wordprocessingShape">
                        <wps:wsp>
                          <wps:cNvSpPr/>
                          <wps:cNvPr id="3" name="Shape 3"/>
                          <wps:spPr>
                            <a:xfrm>
                              <a:off x="2393250" y="0"/>
                              <a:ext cx="5905500" cy="7560000"/>
                            </a:xfrm>
                            <a:prstGeom prst="rect">
                              <a:avLst/>
                            </a:prstGeom>
                            <a:solidFill>
                              <a:srgbClr val="FFFFFF"/>
                            </a:solidFill>
                            <a:ln cap="flat" cmpd="thickThin" w="641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TRƯỜNG ĐẠI HỌC TÀI CHÍNH NGÂN HÀNG HÀ NỘI</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VIỆN CÔNG NGHỆ THÔNG TIN</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&lt;</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HỌ VÀ</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TÊN SINH VIÊN</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&gt;</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(chữ hoa, 14pt,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&lt;TÊN ĐỀ TÀI&gt;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(chữ hoa, 18pt, đậm, căn giữa)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KHÓA LUẬN TỐT NGHIỆP ĐẠI HỌC HỆ CHÍNH QUY</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Ngành Công nghệ thông tin</w:t>
                                </w:r>
                              </w:p>
                              <w:p w:rsidR="00000000" w:rsidDel="00000000" w:rsidP="00000000" w:rsidRDefault="00000000" w:rsidRPr="00000000">
                                <w:pPr>
                                  <w:spacing w:after="0" w:before="12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Chuyên ngành Tin ứng dụng</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HÀ NỘI – 2021</w:t>
                                </w:r>
                              </w:p>
                              <w:p w:rsidR="00000000" w:rsidDel="00000000" w:rsidP="00000000" w:rsidRDefault="00000000" w:rsidRPr="00000000">
                                <w:pPr>
                                  <w:spacing w:after="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(chữ hoa, 14pt, đậm, căn giữa)</w:t>
                                </w:r>
                              </w:p>
                            </w:txbxContent>
                          </wps:txbx>
                          <wps:bodyPr anchorCtr="0" anchor="t" bIns="38725" lIns="84450" spcFirstLastPara="1" rIns="84450" wrap="square" tIns="38725">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-8889</wp:posOffset>
                    </wp:positionH>
                    <wp:positionV relativeFrom="paragraph">
                      <wp:posOffset>-85724</wp:posOffset>
                    </wp:positionV>
                    <wp:extent cx="5969625" cy="8272769"/>
                    <wp:effectExtent b="0" l="0" r="0" t="0"/>
                    <wp:wrapNone/>
                    <wp:docPr id="1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69625" cy="8272769"/>
                            </a:xfrm>
                            <a:prstGeom prst="rect"/>
                            <a:ln/>
                          </pic:spPr>
                        </pic:pic>
                      </a:graphicData>
                    </a:graphic>
                  </wp:anchor>
                </w:drawing>
              </mc:Fallback>
            </mc:AlternateContent>
          </w:r>
        </w:ins>
      </w:sdtContent>
    </w:sdt>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04" w:hanging="360"/>
      </w:pPr>
      <w:rPr>
        <w:rFonts w:ascii="Times New Roman" w:cs="Times New Roman" w:eastAsia="Times New Roman" w:hAnsi="Times New Roman"/>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EC40AF"/>
    <w:pPr>
      <w:spacing w:after="0" w:line="240" w:lineRule="auto"/>
      <w:ind w:left="0"/>
      <w:jc w:val="left"/>
    </w:pPr>
    <w:rPr>
      <w:rFonts w:cs="Times New Roman" w:eastAsia="Times New Roman"/>
      <w:sz w:val="24"/>
      <w:szCs w:val="24"/>
    </w:rPr>
  </w:style>
  <w:style w:type="paragraph" w:styleId="Heading1">
    <w:name w:val="heading 1"/>
    <w:basedOn w:val="Normal"/>
    <w:next w:val="Normal"/>
    <w:link w:val="Heading1Char"/>
    <w:uiPriority w:val="9"/>
    <w:qFormat w:val="1"/>
    <w:rsid w:val="00DB18E6"/>
    <w:pPr>
      <w:keepNext w:val="1"/>
      <w:keepLines w:val="1"/>
      <w:spacing w:before="24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link w:val="Heading2Char"/>
    <w:uiPriority w:val="9"/>
    <w:semiHidden w:val="1"/>
    <w:unhideWhenUsed w:val="1"/>
    <w:qFormat w:val="1"/>
    <w:rsid w:val="00DB18E6"/>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link w:val="Heading3Char"/>
    <w:qFormat w:val="1"/>
    <w:rsid w:val="00EC40AF"/>
    <w:pPr>
      <w:keepNext w:val="1"/>
      <w:jc w:val="both"/>
      <w:outlineLvl w:val="2"/>
    </w:pPr>
    <w:rPr>
      <w:rFonts w:eastAsia="MS Mincho"/>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EC40AF"/>
    <w:rPr>
      <w:rFonts w:cs="Times New Roman" w:eastAsia="MS Mincho"/>
      <w:b w:val="1"/>
      <w:bCs w:val="1"/>
      <w:sz w:val="24"/>
      <w:szCs w:val="24"/>
    </w:rPr>
  </w:style>
  <w:style w:type="paragraph" w:styleId="BodyText2">
    <w:name w:val="Body Text 2"/>
    <w:basedOn w:val="Normal"/>
    <w:link w:val="BodyText2Char"/>
    <w:rsid w:val="00EC40AF"/>
    <w:pPr>
      <w:jc w:val="both"/>
    </w:pPr>
    <w:rPr>
      <w:rFonts w:eastAsia="MS Mincho"/>
      <w:b w:val="1"/>
      <w:bCs w:val="1"/>
    </w:rPr>
  </w:style>
  <w:style w:type="character" w:styleId="BodyText2Char" w:customStyle="1">
    <w:name w:val="Body Text 2 Char"/>
    <w:basedOn w:val="DefaultParagraphFont"/>
    <w:link w:val="BodyText2"/>
    <w:rsid w:val="00EC40AF"/>
    <w:rPr>
      <w:rFonts w:cs="Times New Roman" w:eastAsia="MS Mincho"/>
      <w:b w:val="1"/>
      <w:bCs w:val="1"/>
      <w:sz w:val="24"/>
      <w:szCs w:val="24"/>
    </w:rPr>
  </w:style>
  <w:style w:type="paragraph" w:styleId="tendemuc" w:customStyle="1">
    <w:name w:val="ten de muc"/>
    <w:basedOn w:val="Normal"/>
    <w:rsid w:val="00EC40AF"/>
    <w:pPr>
      <w:spacing w:after="80" w:line="288" w:lineRule="auto"/>
      <w:jc w:val="both"/>
    </w:pPr>
    <w:rPr>
      <w:rFonts w:ascii=".VnTime" w:hAnsi=".VnTime"/>
      <w:sz w:val="26"/>
      <w:lang w:val="en-GB"/>
    </w:rPr>
  </w:style>
  <w:style w:type="paragraph" w:styleId="Header">
    <w:name w:val="header"/>
    <w:basedOn w:val="Normal"/>
    <w:link w:val="HeaderChar"/>
    <w:uiPriority w:val="99"/>
    <w:unhideWhenUsed w:val="1"/>
    <w:rsid w:val="00EC40AF"/>
    <w:pPr>
      <w:tabs>
        <w:tab w:val="center" w:pos="4680"/>
        <w:tab w:val="right" w:pos="9360"/>
      </w:tabs>
    </w:pPr>
  </w:style>
  <w:style w:type="character" w:styleId="HeaderChar" w:customStyle="1">
    <w:name w:val="Header Char"/>
    <w:basedOn w:val="DefaultParagraphFont"/>
    <w:link w:val="Header"/>
    <w:uiPriority w:val="99"/>
    <w:rsid w:val="00EC40AF"/>
    <w:rPr>
      <w:rFonts w:cs="Times New Roman" w:eastAsia="Times New Roman"/>
      <w:sz w:val="24"/>
      <w:szCs w:val="24"/>
    </w:rPr>
  </w:style>
  <w:style w:type="paragraph" w:styleId="Footer">
    <w:name w:val="footer"/>
    <w:basedOn w:val="Normal"/>
    <w:link w:val="FooterChar"/>
    <w:uiPriority w:val="99"/>
    <w:unhideWhenUsed w:val="1"/>
    <w:rsid w:val="00EC40AF"/>
    <w:pPr>
      <w:tabs>
        <w:tab w:val="center" w:pos="4680"/>
        <w:tab w:val="right" w:pos="9360"/>
      </w:tabs>
    </w:pPr>
  </w:style>
  <w:style w:type="character" w:styleId="FooterChar" w:customStyle="1">
    <w:name w:val="Footer Char"/>
    <w:basedOn w:val="DefaultParagraphFont"/>
    <w:link w:val="Footer"/>
    <w:uiPriority w:val="99"/>
    <w:rsid w:val="00EC40AF"/>
    <w:rPr>
      <w:rFonts w:cs="Times New Roman" w:eastAsia="Times New Roman"/>
      <w:sz w:val="24"/>
      <w:szCs w:val="24"/>
    </w:rPr>
  </w:style>
  <w:style w:type="table" w:styleId="TableGrid">
    <w:name w:val="Table Grid"/>
    <w:basedOn w:val="TableNormal"/>
    <w:uiPriority w:val="59"/>
    <w:rsid w:val="001B62B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2462DD"/>
    <w:pPr>
      <w:spacing w:after="0" w:line="240" w:lineRule="auto"/>
      <w:ind w:left="0"/>
      <w:jc w:val="left"/>
    </w:pPr>
    <w:rPr>
      <w:rFonts w:ascii="Calibri" w:cs="Times New Roman" w:eastAsia="Times New Roman" w:hAnsi="Calibri"/>
      <w:sz w:val="22"/>
      <w:lang w:eastAsia="ja-JP" w:val="vi-VN"/>
    </w:rPr>
  </w:style>
  <w:style w:type="character" w:styleId="NoSpacingChar" w:customStyle="1">
    <w:name w:val="No Spacing Char"/>
    <w:link w:val="NoSpacing"/>
    <w:uiPriority w:val="1"/>
    <w:rsid w:val="002462DD"/>
    <w:rPr>
      <w:rFonts w:ascii="Calibri" w:cs="Times New Roman" w:eastAsia="Times New Roman" w:hAnsi="Calibri"/>
      <w:sz w:val="22"/>
      <w:lang w:eastAsia="ja-JP" w:val="vi-VN"/>
    </w:rPr>
  </w:style>
  <w:style w:type="character" w:styleId="CommentReference">
    <w:name w:val="annotation reference"/>
    <w:uiPriority w:val="99"/>
    <w:unhideWhenUsed w:val="1"/>
    <w:rsid w:val="002462DD"/>
    <w:rPr>
      <w:sz w:val="16"/>
      <w:szCs w:val="16"/>
    </w:rPr>
  </w:style>
  <w:style w:type="paragraph" w:styleId="CommentText">
    <w:name w:val="annotation text"/>
    <w:basedOn w:val="Normal"/>
    <w:link w:val="CommentTextChar"/>
    <w:uiPriority w:val="99"/>
    <w:unhideWhenUsed w:val="1"/>
    <w:rsid w:val="002462DD"/>
    <w:pPr>
      <w:spacing w:after="200"/>
    </w:pPr>
    <w:rPr>
      <w:rFonts w:eastAsia="Calibri"/>
      <w:sz w:val="28"/>
      <w:szCs w:val="20"/>
      <w:lang w:val="vi-VN"/>
    </w:rPr>
  </w:style>
  <w:style w:type="character" w:styleId="CommentTextChar" w:customStyle="1">
    <w:name w:val="Comment Text Char"/>
    <w:basedOn w:val="DefaultParagraphFont"/>
    <w:link w:val="CommentText"/>
    <w:uiPriority w:val="99"/>
    <w:rsid w:val="002462DD"/>
    <w:rPr>
      <w:rFonts w:cs="Times New Roman" w:eastAsia="Calibri"/>
      <w:szCs w:val="20"/>
      <w:lang w:val="vi-VN"/>
    </w:rPr>
  </w:style>
  <w:style w:type="paragraph" w:styleId="BalloonText">
    <w:name w:val="Balloon Text"/>
    <w:basedOn w:val="Normal"/>
    <w:link w:val="BalloonTextChar"/>
    <w:uiPriority w:val="99"/>
    <w:semiHidden w:val="1"/>
    <w:unhideWhenUsed w:val="1"/>
    <w:rsid w:val="002462D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462DD"/>
    <w:rPr>
      <w:rFonts w:ascii="Segoe UI" w:cs="Segoe UI" w:eastAsia="Times New Roman" w:hAnsi="Segoe UI"/>
      <w:sz w:val="18"/>
      <w:szCs w:val="18"/>
    </w:rPr>
  </w:style>
  <w:style w:type="paragraph" w:styleId="CommentSubject">
    <w:name w:val="annotation subject"/>
    <w:basedOn w:val="CommentText"/>
    <w:next w:val="CommentText"/>
    <w:link w:val="CommentSubjectChar"/>
    <w:uiPriority w:val="99"/>
    <w:semiHidden w:val="1"/>
    <w:unhideWhenUsed w:val="1"/>
    <w:rsid w:val="002462DD"/>
    <w:pPr>
      <w:spacing w:after="0"/>
    </w:pPr>
    <w:rPr>
      <w:rFonts w:eastAsia="Times New Roman"/>
      <w:b w:val="1"/>
      <w:bCs w:val="1"/>
      <w:sz w:val="20"/>
      <w:lang w:val="en-US"/>
    </w:rPr>
  </w:style>
  <w:style w:type="character" w:styleId="CommentSubjectChar" w:customStyle="1">
    <w:name w:val="Comment Subject Char"/>
    <w:basedOn w:val="CommentTextChar"/>
    <w:link w:val="CommentSubject"/>
    <w:uiPriority w:val="99"/>
    <w:semiHidden w:val="1"/>
    <w:rsid w:val="002462DD"/>
    <w:rPr>
      <w:rFonts w:cs="Times New Roman" w:eastAsia="Times New Roman"/>
      <w:b w:val="1"/>
      <w:bCs w:val="1"/>
      <w:sz w:val="20"/>
      <w:szCs w:val="20"/>
      <w:lang w:val="vi-VN"/>
    </w:rPr>
  </w:style>
  <w:style w:type="paragraph" w:styleId="ListParagraph">
    <w:name w:val="List Paragraph"/>
    <w:basedOn w:val="Normal"/>
    <w:link w:val="ListParagraphChar"/>
    <w:uiPriority w:val="1"/>
    <w:qFormat w:val="1"/>
    <w:rsid w:val="003D7052"/>
    <w:pPr>
      <w:ind w:left="720"/>
      <w:contextualSpacing w:val="1"/>
    </w:pPr>
  </w:style>
  <w:style w:type="character" w:styleId="ListParagraphChar" w:customStyle="1">
    <w:name w:val="List Paragraph Char"/>
    <w:link w:val="ListParagraph"/>
    <w:uiPriority w:val="1"/>
    <w:rsid w:val="007A29D3"/>
    <w:rPr>
      <w:rFonts w:cs="Times New Roman" w:eastAsia="Times New Roman"/>
      <w:sz w:val="24"/>
      <w:szCs w:val="24"/>
    </w:rPr>
  </w:style>
  <w:style w:type="paragraph" w:styleId="BodyText">
    <w:name w:val="Body Text"/>
    <w:basedOn w:val="Normal"/>
    <w:link w:val="BodyTextChar"/>
    <w:uiPriority w:val="99"/>
    <w:semiHidden w:val="1"/>
    <w:unhideWhenUsed w:val="1"/>
    <w:rsid w:val="00483214"/>
    <w:pPr>
      <w:spacing w:after="120"/>
    </w:pPr>
  </w:style>
  <w:style w:type="character" w:styleId="BodyTextChar" w:customStyle="1">
    <w:name w:val="Body Text Char"/>
    <w:basedOn w:val="DefaultParagraphFont"/>
    <w:link w:val="BodyText"/>
    <w:uiPriority w:val="99"/>
    <w:semiHidden w:val="1"/>
    <w:rsid w:val="00483214"/>
    <w:rPr>
      <w:rFonts w:cs="Times New Roman" w:eastAsia="Times New Roman"/>
      <w:sz w:val="24"/>
      <w:szCs w:val="24"/>
    </w:rPr>
  </w:style>
  <w:style w:type="paragraph" w:styleId="BodyTextIndent">
    <w:name w:val="Body Text Indent"/>
    <w:basedOn w:val="Normal"/>
    <w:link w:val="BodyTextIndentChar"/>
    <w:uiPriority w:val="99"/>
    <w:semiHidden w:val="1"/>
    <w:unhideWhenUsed w:val="1"/>
    <w:rsid w:val="00483214"/>
    <w:pPr>
      <w:spacing w:after="120"/>
      <w:ind w:left="360"/>
    </w:pPr>
  </w:style>
  <w:style w:type="character" w:styleId="BodyTextIndentChar" w:customStyle="1">
    <w:name w:val="Body Text Indent Char"/>
    <w:basedOn w:val="DefaultParagraphFont"/>
    <w:link w:val="BodyTextIndent"/>
    <w:uiPriority w:val="99"/>
    <w:semiHidden w:val="1"/>
    <w:rsid w:val="00483214"/>
    <w:rPr>
      <w:rFonts w:cs="Times New Roman" w:eastAsia="Times New Roman"/>
      <w:sz w:val="24"/>
      <w:szCs w:val="24"/>
    </w:rPr>
  </w:style>
  <w:style w:type="paragraph" w:styleId="BodyTextIndent2">
    <w:name w:val="Body Text Indent 2"/>
    <w:basedOn w:val="Normal"/>
    <w:link w:val="BodyTextIndent2Char"/>
    <w:uiPriority w:val="99"/>
    <w:semiHidden w:val="1"/>
    <w:unhideWhenUsed w:val="1"/>
    <w:rsid w:val="00483214"/>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483214"/>
    <w:rPr>
      <w:rFonts w:cs="Times New Roman" w:eastAsia="Times New Roman"/>
      <w:sz w:val="24"/>
      <w:szCs w:val="24"/>
    </w:rPr>
  </w:style>
  <w:style w:type="paragraph" w:styleId="BodyTextIndent3">
    <w:name w:val="Body Text Indent 3"/>
    <w:basedOn w:val="Normal"/>
    <w:link w:val="BodyTextIndent3Char"/>
    <w:uiPriority w:val="99"/>
    <w:semiHidden w:val="1"/>
    <w:unhideWhenUsed w:val="1"/>
    <w:rsid w:val="00483214"/>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483214"/>
    <w:rPr>
      <w:rFonts w:cs="Times New Roman" w:eastAsia="Times New Roman"/>
      <w:sz w:val="16"/>
      <w:szCs w:val="16"/>
    </w:rPr>
  </w:style>
  <w:style w:type="character" w:styleId="Heading1Char" w:customStyle="1">
    <w:name w:val="Heading 1 Char"/>
    <w:basedOn w:val="DefaultParagraphFont"/>
    <w:link w:val="Heading1"/>
    <w:uiPriority w:val="9"/>
    <w:rsid w:val="00DB18E6"/>
    <w:rPr>
      <w:rFonts w:asciiTheme="majorHAnsi" w:cstheme="majorBidi" w:eastAsiaTheme="majorEastAsia" w:hAnsiTheme="majorHAnsi"/>
      <w:color w:val="365f91" w:themeColor="accent1" w:themeShade="0000BF"/>
      <w:sz w:val="32"/>
      <w:szCs w:val="32"/>
    </w:rPr>
  </w:style>
  <w:style w:type="character" w:styleId="Heading2Char" w:customStyle="1">
    <w:name w:val="Heading 2 Char"/>
    <w:basedOn w:val="DefaultParagraphFont"/>
    <w:link w:val="Heading2"/>
    <w:uiPriority w:val="9"/>
    <w:semiHidden w:val="1"/>
    <w:rsid w:val="00DB18E6"/>
    <w:rPr>
      <w:rFonts w:asciiTheme="majorHAnsi" w:cstheme="majorBidi" w:eastAsiaTheme="majorEastAsia" w:hAnsiTheme="majorHAnsi"/>
      <w:color w:val="365f91"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YtqGy63kpsY1+NWeplVEp1a4g==">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2020-09-08T04:29:00Z</dcterms:created>
  <dc:creator>NgoThanhHuyen</dc:creator>
</cp:coreProperties>
</file>